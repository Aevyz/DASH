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A47C2" w14:textId="79779B99" w:rsidR="00807453" w:rsidRPr="00FF0FC4" w:rsidRDefault="00807453" w:rsidP="00807453">
      <w:pPr>
        <w:pStyle w:val="Heading1"/>
        <w:jc w:val="center"/>
        <w:rPr>
          <w:sz w:val="48"/>
          <w:szCs w:val="48"/>
          <w:u w:val="single"/>
        </w:rPr>
      </w:pPr>
      <w:r w:rsidRPr="00FF0FC4">
        <w:rPr>
          <w:sz w:val="48"/>
          <w:szCs w:val="48"/>
          <w:u w:val="single"/>
        </w:rPr>
        <w:t>SDN Features, Packet Transforms and Scale</w:t>
      </w:r>
    </w:p>
    <w:p w14:paraId="15EFB3F2" w14:textId="77777777" w:rsidR="00807453" w:rsidRDefault="00807453" w:rsidP="00807453"/>
    <w:p w14:paraId="27D715EB" w14:textId="77777777" w:rsidR="00807453" w:rsidRDefault="00807453" w:rsidP="00807453">
      <w:pPr>
        <w:ind w:left="2160"/>
      </w:pPr>
    </w:p>
    <w:p w14:paraId="0170AB65" w14:textId="77777777" w:rsidR="00807453" w:rsidRDefault="00807453" w:rsidP="00807453"/>
    <w:p w14:paraId="5A6BFF0E" w14:textId="0CFF80BD" w:rsidR="00807453" w:rsidRDefault="00807453" w:rsidP="00807453">
      <w:pPr>
        <w:pStyle w:val="Heading2"/>
        <w:rPr>
          <w:color w:val="00B050"/>
        </w:rPr>
      </w:pPr>
      <w:r>
        <w:t>First Target Scenario</w:t>
      </w:r>
      <w:r w:rsidR="00D66D0D">
        <w:t xml:space="preserve">: </w:t>
      </w:r>
      <w:r>
        <w:t xml:space="preserve"> </w:t>
      </w:r>
      <w:r w:rsidR="0020422F" w:rsidRPr="00D66D0D">
        <w:t>Highly Optimized Path</w:t>
      </w:r>
      <w:r w:rsidR="00D66D0D">
        <w:t>, D</w:t>
      </w:r>
      <w:r w:rsidR="0020422F" w:rsidRPr="00D66D0D">
        <w:t>edicated Appliance</w:t>
      </w:r>
      <w:r w:rsidR="00D66D0D">
        <w:t xml:space="preserve">, </w:t>
      </w:r>
      <w:r w:rsidR="0020422F" w:rsidRPr="00D66D0D">
        <w:t>Little Processing</w:t>
      </w:r>
      <w:r w:rsidR="00D66D0D">
        <w:t xml:space="preserve"> or </w:t>
      </w:r>
      <w:proofErr w:type="spellStart"/>
      <w:r w:rsidR="0020422F" w:rsidRPr="00D66D0D">
        <w:t>Encap</w:t>
      </w:r>
      <w:proofErr w:type="spellEnd"/>
      <w:r w:rsidR="0020422F" w:rsidRPr="00D66D0D">
        <w:t xml:space="preserve"> to SDN Appliance</w:t>
      </w:r>
      <w:r w:rsidR="00D66D0D">
        <w:t xml:space="preserve"> and </w:t>
      </w:r>
      <w:r w:rsidR="0020422F" w:rsidRPr="00D66D0D">
        <w:t xml:space="preserve">Policies on </w:t>
      </w:r>
      <w:r w:rsidR="009A4053">
        <w:t xml:space="preserve">an </w:t>
      </w:r>
      <w:r w:rsidR="0020422F" w:rsidRPr="00D66D0D">
        <w:t>SDN Appliance</w:t>
      </w:r>
    </w:p>
    <w:p w14:paraId="2F45404C" w14:textId="00929121" w:rsidR="00B162E7" w:rsidRPr="00B162E7" w:rsidRDefault="009A4053" w:rsidP="00B162E7">
      <w:r>
        <w:br/>
      </w:r>
      <w:r w:rsidR="00B162E7">
        <w:t>Why</w:t>
      </w:r>
      <w:r w:rsidR="00D66D0D">
        <w:t xml:space="preserve"> do we need this scenario</w:t>
      </w:r>
      <w:r w:rsidR="00B162E7">
        <w:t xml:space="preserve">?  There is a huge cost </w:t>
      </w:r>
      <w:r w:rsidR="00B4703F">
        <w:t xml:space="preserve">associated with establishing the first connection (and </w:t>
      </w:r>
      <w:r w:rsidR="004D1107">
        <w:t xml:space="preserve">the </w:t>
      </w:r>
      <w:r w:rsidR="00B4703F">
        <w:t>CPS that can be established).</w:t>
      </w:r>
      <w:r>
        <w:br/>
      </w:r>
    </w:p>
    <w:p w14:paraId="7C24B338" w14:textId="77777777" w:rsidR="00807453" w:rsidRPr="00E47C18" w:rsidRDefault="00807453" w:rsidP="003C65E4">
      <w:pPr>
        <w:pStyle w:val="ListParagraph"/>
        <w:numPr>
          <w:ilvl w:val="0"/>
          <w:numId w:val="18"/>
        </w:numPr>
        <w:rPr>
          <w:b/>
          <w:bCs/>
        </w:rPr>
      </w:pPr>
      <w:r w:rsidRPr="00E47C18">
        <w:rPr>
          <w:b/>
          <w:bCs/>
        </w:rPr>
        <w:t>High CPS / Flow SKU for NVA.</w:t>
      </w:r>
    </w:p>
    <w:p w14:paraId="26FC6FAB" w14:textId="77777777" w:rsidR="00807453" w:rsidRDefault="00807453" w:rsidP="00807453">
      <w:pPr>
        <w:pStyle w:val="ListParagraph"/>
      </w:pPr>
    </w:p>
    <w:p w14:paraId="3D54C492" w14:textId="77777777" w:rsidR="00807453" w:rsidRPr="0004332F" w:rsidRDefault="00807453" w:rsidP="00807453">
      <w:pPr>
        <w:pStyle w:val="ListParagraph"/>
        <w:ind w:left="1440"/>
      </w:pPr>
      <w:r>
        <w:rPr>
          <w:noProof/>
        </w:rPr>
        <w:drawing>
          <wp:inline distT="0" distB="0" distL="0" distR="0" wp14:anchorId="010B4672" wp14:editId="289A3671">
            <wp:extent cx="5544820" cy="3159916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993" cy="31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985" w14:textId="78FA2995" w:rsidR="00807453" w:rsidRDefault="00807453" w:rsidP="00807453">
      <w:pPr>
        <w:pStyle w:val="Heading2"/>
      </w:pPr>
      <w:r>
        <w:t>Scale per DPU</w:t>
      </w:r>
      <w:r w:rsidR="008F66DF">
        <w:t xml:space="preserve"> (Card)</w:t>
      </w:r>
    </w:p>
    <w:p w14:paraId="1376C445" w14:textId="2FD0AD5F" w:rsidR="00807453" w:rsidRDefault="00807453" w:rsidP="00807453">
      <w:pPr>
        <w:pStyle w:val="NoSpacing"/>
        <w:ind w:left="720"/>
      </w:pPr>
      <w:r>
        <w:t xml:space="preserve">** Below are the expected numbers per </w:t>
      </w:r>
      <w:r w:rsidR="00D66D0D">
        <w:t>Data Processing Unit (</w:t>
      </w:r>
      <w:r>
        <w:t>DPU</w:t>
      </w:r>
      <w:r w:rsidR="00D66D0D">
        <w:t xml:space="preserve">); </w:t>
      </w:r>
      <w:r>
        <w:t>this applies to both IPV4 and IPV6 underlay and overlay.</w:t>
      </w:r>
    </w:p>
    <w:p w14:paraId="4E5455C5" w14:textId="77777777" w:rsidR="00807453" w:rsidRDefault="00807453" w:rsidP="00807453">
      <w:pPr>
        <w:pStyle w:val="NoSpacing"/>
        <w:ind w:left="720"/>
      </w:pPr>
      <w:r>
        <w:t>** IPV6 numbers will be lower.</w:t>
      </w:r>
    </w:p>
    <w:p w14:paraId="146B4414" w14:textId="77777777" w:rsidR="00807453" w:rsidRPr="00D64BE7" w:rsidRDefault="00807453" w:rsidP="00807453">
      <w:pPr>
        <w:pStyle w:val="NoSpacing"/>
      </w:pP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449"/>
        <w:gridCol w:w="7297"/>
      </w:tblGrid>
      <w:tr w:rsidR="00807453" w14:paraId="6431D664" w14:textId="77777777" w:rsidTr="00867939">
        <w:tc>
          <w:tcPr>
            <w:tcW w:w="1548" w:type="dxa"/>
          </w:tcPr>
          <w:p w14:paraId="721F811D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Flow Scale</w:t>
            </w:r>
          </w:p>
        </w:tc>
        <w:tc>
          <w:tcPr>
            <w:tcW w:w="8820" w:type="dxa"/>
          </w:tcPr>
          <w:p w14:paraId="3DA92B2C" w14:textId="10BBD0F8" w:rsidR="00807453" w:rsidRDefault="00807453" w:rsidP="003C65E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 xml:space="preserve">1+ million </w:t>
            </w:r>
            <w:r w:rsidR="008F66DF">
              <w:t xml:space="preserve">flows </w:t>
            </w:r>
            <w:r>
              <w:t xml:space="preserve">per v-port </w:t>
            </w:r>
            <w:r w:rsidR="008F66DF">
              <w:t>(aka ENI)</w:t>
            </w:r>
          </w:p>
          <w:p w14:paraId="1DEA17B8" w14:textId="419C2768" w:rsidR="00807453" w:rsidRDefault="00807453" w:rsidP="003C65E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>50 million per DPU</w:t>
            </w:r>
            <w:r w:rsidR="008F66DF">
              <w:t>/Card</w:t>
            </w:r>
          </w:p>
          <w:p w14:paraId="389CB46D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IPv4 overlay and IPV6 underlay.</w:t>
            </w:r>
          </w:p>
          <w:p w14:paraId="6EC2977B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IPv6 overlay and IPV6 underlay. (This can be lower)</w:t>
            </w:r>
          </w:p>
          <w:p w14:paraId="3A3A3A60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IPV4</w:t>
            </w:r>
          </w:p>
          <w:p w14:paraId="66DE55E8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proofErr w:type="spellStart"/>
            <w:r>
              <w:t>Encap</w:t>
            </w:r>
            <w:proofErr w:type="spellEnd"/>
            <w:r>
              <w:t xml:space="preserve"> &lt;IPv6&gt; &lt;IPV4&gt;</w:t>
            </w:r>
          </w:p>
          <w:p w14:paraId="7A9287BC" w14:textId="77777777" w:rsidR="00807453" w:rsidRDefault="00807453" w:rsidP="00867939"/>
          <w:p w14:paraId="626E2B0F" w14:textId="77777777" w:rsidR="00807453" w:rsidRDefault="00807453" w:rsidP="00867939">
            <w:r>
              <w:t>** These are complex flows, details are below.</w:t>
            </w:r>
          </w:p>
          <w:p w14:paraId="3776D0B7" w14:textId="77777777" w:rsidR="00807453" w:rsidRDefault="00807453" w:rsidP="00867939">
            <w:r>
              <w:t xml:space="preserve"> </w:t>
            </w:r>
          </w:p>
        </w:tc>
      </w:tr>
      <w:tr w:rsidR="00807453" w14:paraId="3B78CB68" w14:textId="77777777" w:rsidTr="00867939">
        <w:tc>
          <w:tcPr>
            <w:tcW w:w="1548" w:type="dxa"/>
          </w:tcPr>
          <w:p w14:paraId="66FAB954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lastRenderedPageBreak/>
              <w:t>CPS</w:t>
            </w:r>
          </w:p>
        </w:tc>
        <w:tc>
          <w:tcPr>
            <w:tcW w:w="8820" w:type="dxa"/>
          </w:tcPr>
          <w:p w14:paraId="3BA4C726" w14:textId="441B60A3" w:rsidR="00807453" w:rsidRDefault="00807453" w:rsidP="00867939">
            <w:r>
              <w:t>4 million+ (max)</w:t>
            </w:r>
            <w:ins w:id="0" w:author="Kristina Neyens" w:date="2021-06-10T20:25:00Z">
              <w:r w:rsidR="00D562A7">
                <w:t xml:space="preserve"> </w:t>
              </w:r>
            </w:ins>
            <w:ins w:id="1" w:author="Kristina Neyens" w:date="2021-06-10T20:26:00Z">
              <w:r w:rsidR="00D562A7">
                <w:t xml:space="preserve">4M TCP </w:t>
              </w:r>
            </w:ins>
            <w:ins w:id="2" w:author="Kristina Neyens" w:date="2021-06-10T20:41:00Z">
              <w:r w:rsidR="00A37EB4">
                <w:t>CPS</w:t>
              </w:r>
            </w:ins>
            <w:ins w:id="3" w:author="Kristina Neyens" w:date="2021-06-10T20:26:00Z">
              <w:r w:rsidR="00A8159C">
                <w:t xml:space="preserve"> </w:t>
              </w:r>
            </w:ins>
            <w:ins w:id="4" w:author="Kristina Neyens" w:date="2021-06-10T20:27:00Z">
              <w:r w:rsidR="00230343">
                <w:t>– ex: 4M SYN in both directions</w:t>
              </w:r>
            </w:ins>
          </w:p>
        </w:tc>
      </w:tr>
      <w:tr w:rsidR="00807453" w14:paraId="1E825669" w14:textId="77777777" w:rsidTr="00867939">
        <w:tc>
          <w:tcPr>
            <w:tcW w:w="1548" w:type="dxa"/>
          </w:tcPr>
          <w:p w14:paraId="24201D04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Routes</w:t>
            </w:r>
          </w:p>
        </w:tc>
        <w:tc>
          <w:tcPr>
            <w:tcW w:w="8820" w:type="dxa"/>
          </w:tcPr>
          <w:p w14:paraId="7F05D9D2" w14:textId="28082CFB" w:rsidR="00807453" w:rsidRDefault="00807453" w:rsidP="00867939">
            <w:r>
              <w:t>100k per v-port (max)</w:t>
            </w:r>
          </w:p>
        </w:tc>
      </w:tr>
      <w:tr w:rsidR="00807453" w14:paraId="67234AF8" w14:textId="77777777" w:rsidTr="00867939">
        <w:tc>
          <w:tcPr>
            <w:tcW w:w="1548" w:type="dxa"/>
          </w:tcPr>
          <w:p w14:paraId="0939BD36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ACLs</w:t>
            </w:r>
          </w:p>
        </w:tc>
        <w:tc>
          <w:tcPr>
            <w:tcW w:w="8820" w:type="dxa"/>
          </w:tcPr>
          <w:p w14:paraId="071C638A" w14:textId="77777777" w:rsidR="00807453" w:rsidRDefault="00807453" w:rsidP="00867939">
            <w:r>
              <w:t xml:space="preserve">100k IP-Prefixes, 10k </w:t>
            </w: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Dst</w:t>
            </w:r>
            <w:proofErr w:type="spellEnd"/>
            <w:r>
              <w:t xml:space="preserve"> ports per v-port (max)</w:t>
            </w:r>
          </w:p>
        </w:tc>
      </w:tr>
      <w:tr w:rsidR="00807453" w14:paraId="776AD1BE" w14:textId="77777777" w:rsidTr="00867939">
        <w:tc>
          <w:tcPr>
            <w:tcW w:w="1548" w:type="dxa"/>
          </w:tcPr>
          <w:p w14:paraId="500001E1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NAT</w:t>
            </w:r>
          </w:p>
        </w:tc>
        <w:tc>
          <w:tcPr>
            <w:tcW w:w="8820" w:type="dxa"/>
          </w:tcPr>
          <w:p w14:paraId="2B550342" w14:textId="77777777" w:rsidR="00807453" w:rsidRDefault="00807453" w:rsidP="00867939"/>
        </w:tc>
      </w:tr>
      <w:tr w:rsidR="00807453" w14:paraId="4E93B33D" w14:textId="77777777" w:rsidTr="00867939">
        <w:tc>
          <w:tcPr>
            <w:tcW w:w="1548" w:type="dxa"/>
          </w:tcPr>
          <w:p w14:paraId="57FD4CE6" w14:textId="6C8CB94A" w:rsidR="00807453" w:rsidRPr="008F66DF" w:rsidRDefault="00807453" w:rsidP="00867939">
            <w:pPr>
              <w:rPr>
                <w:b/>
                <w:bCs/>
                <w:sz w:val="16"/>
                <w:szCs w:val="16"/>
              </w:rPr>
            </w:pPr>
            <w:r w:rsidRPr="000332C8">
              <w:rPr>
                <w:b/>
                <w:bCs/>
              </w:rPr>
              <w:t>V-Port</w:t>
            </w:r>
            <w:r w:rsidR="008F66DF">
              <w:rPr>
                <w:b/>
                <w:bCs/>
                <w:sz w:val="16"/>
                <w:szCs w:val="16"/>
              </w:rPr>
              <w:t xml:space="preserve"> (aka ENI or Source VM)</w:t>
            </w:r>
          </w:p>
        </w:tc>
        <w:tc>
          <w:tcPr>
            <w:tcW w:w="8820" w:type="dxa"/>
          </w:tcPr>
          <w:p w14:paraId="2B7BFC88" w14:textId="77777777" w:rsidR="00807453" w:rsidRDefault="00807453" w:rsidP="00867939">
            <w:r>
              <w:t>10k (max)</w:t>
            </w:r>
          </w:p>
        </w:tc>
      </w:tr>
      <w:tr w:rsidR="00807453" w14:paraId="0F0EB1B2" w14:textId="77777777" w:rsidTr="00867939">
        <w:tc>
          <w:tcPr>
            <w:tcW w:w="1548" w:type="dxa"/>
          </w:tcPr>
          <w:p w14:paraId="13501017" w14:textId="3BE6CE0A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Mappings</w:t>
            </w:r>
            <w:r w:rsidR="003269BB">
              <w:rPr>
                <w:b/>
                <w:bCs/>
              </w:rPr>
              <w:t xml:space="preserve"> (VMs deployed)</w:t>
            </w:r>
          </w:p>
        </w:tc>
        <w:tc>
          <w:tcPr>
            <w:tcW w:w="8820" w:type="dxa"/>
          </w:tcPr>
          <w:p w14:paraId="3F341DBD" w14:textId="474DE539" w:rsidR="008977CF" w:rsidRPr="003269BB" w:rsidRDefault="00807453" w:rsidP="008977CF">
            <w:pPr>
              <w:pStyle w:val="NormalWeb"/>
              <w:rPr>
                <w:rFonts w:asciiTheme="minorHAnsi" w:eastAsiaTheme="minorHAnsi" w:hAnsiTheme="minorHAnsi" w:cstheme="minorHAnsi"/>
              </w:rPr>
            </w:pPr>
            <w:r w:rsidRPr="003269BB">
              <w:rPr>
                <w:rFonts w:asciiTheme="minorHAnsi" w:hAnsiTheme="minorHAnsi" w:cstheme="minorHAnsi"/>
              </w:rPr>
              <w:t>10 million total mapping per DPU</w:t>
            </w:r>
            <w:r w:rsidR="009A7CC9" w:rsidRPr="003269BB">
              <w:rPr>
                <w:rFonts w:asciiTheme="minorHAnsi" w:hAnsiTheme="minorHAnsi" w:cstheme="minorHAnsi"/>
              </w:rPr>
              <w:t xml:space="preserve">; </w:t>
            </w:r>
            <w:r w:rsidR="00E86B7A" w:rsidRPr="003269BB">
              <w:rPr>
                <w:rFonts w:asciiTheme="minorHAnsi" w:hAnsiTheme="minorHAnsi" w:cstheme="minorHAnsi"/>
              </w:rPr>
              <w:t xml:space="preserve">mappings are </w:t>
            </w:r>
            <w:r w:rsidR="009A7CC9" w:rsidRPr="003269BB">
              <w:rPr>
                <w:rFonts w:asciiTheme="minorHAnsi" w:eastAsiaTheme="minorHAnsi" w:hAnsiTheme="minorHAnsi" w:cstheme="minorHAnsi"/>
              </w:rPr>
              <w:t xml:space="preserve">the objects that help us bridge the customer's virtual space (private </w:t>
            </w:r>
            <w:proofErr w:type="spellStart"/>
            <w:r w:rsidR="009A7CC9" w:rsidRPr="003269BB">
              <w:rPr>
                <w:rFonts w:asciiTheme="minorHAnsi" w:eastAsiaTheme="minorHAnsi" w:hAnsiTheme="minorHAnsi" w:cstheme="minorHAnsi"/>
              </w:rPr>
              <w:t>ip</w:t>
            </w:r>
            <w:proofErr w:type="spellEnd"/>
            <w:r w:rsidR="009A7CC9" w:rsidRPr="003269BB">
              <w:rPr>
                <w:rFonts w:asciiTheme="minorHAnsi" w:eastAsiaTheme="minorHAnsi" w:hAnsiTheme="minorHAnsi" w:cstheme="minorHAnsi"/>
              </w:rPr>
              <w:t xml:space="preserve"> address assigned to each </w:t>
            </w:r>
            <w:r w:rsidR="003269BB">
              <w:rPr>
                <w:rFonts w:asciiTheme="minorHAnsi" w:eastAsiaTheme="minorHAnsi" w:hAnsiTheme="minorHAnsi" w:cstheme="minorHAnsi"/>
              </w:rPr>
              <w:t>VM</w:t>
            </w:r>
            <w:r w:rsidR="009A7CC9" w:rsidRPr="003269BB">
              <w:rPr>
                <w:rFonts w:asciiTheme="minorHAnsi" w:eastAsiaTheme="minorHAnsi" w:hAnsiTheme="minorHAnsi" w:cstheme="minorHAnsi"/>
              </w:rPr>
              <w:t xml:space="preserve">) with </w:t>
            </w:r>
            <w:r w:rsidR="003269BB">
              <w:rPr>
                <w:rFonts w:asciiTheme="minorHAnsi" w:eastAsiaTheme="minorHAnsi" w:hAnsiTheme="minorHAnsi" w:cstheme="minorHAnsi"/>
              </w:rPr>
              <w:t>A</w:t>
            </w:r>
            <w:r w:rsidR="009A7CC9" w:rsidRPr="003269BB">
              <w:rPr>
                <w:rFonts w:asciiTheme="minorHAnsi" w:eastAsiaTheme="minorHAnsi" w:hAnsiTheme="minorHAnsi" w:cstheme="minorHAnsi"/>
              </w:rPr>
              <w:t>zure's physical space (physical/routable addresses where the VMs are hosted)</w:t>
            </w:r>
            <w:r w:rsidR="008977CF" w:rsidRPr="003269BB">
              <w:rPr>
                <w:rFonts w:asciiTheme="minorHAnsi" w:hAnsiTheme="minorHAnsi" w:cstheme="minorHAnsi"/>
              </w:rPr>
              <w:br/>
            </w:r>
            <w:r w:rsidR="008977CF" w:rsidRPr="003269BB">
              <w:rPr>
                <w:rFonts w:asciiTheme="minorHAnsi" w:hAnsiTheme="minorHAnsi" w:cstheme="minorHAnsi"/>
              </w:rPr>
              <w:br/>
            </w:r>
            <w:r w:rsidR="008977CF" w:rsidRPr="003269BB">
              <w:rPr>
                <w:rFonts w:asciiTheme="minorHAnsi" w:eastAsiaTheme="minorHAnsi" w:hAnsiTheme="minorHAnsi" w:cstheme="minorHAnsi"/>
              </w:rPr>
              <w:t>For each VPC, we have a list of mappings of the form:</w:t>
            </w:r>
            <w:r w:rsidR="005B4E63" w:rsidRPr="003269BB">
              <w:rPr>
                <w:rFonts w:asciiTheme="minorHAnsi" w:eastAsiaTheme="minorHAnsi" w:hAnsiTheme="minorHAnsi" w:cstheme="minorHAnsi"/>
              </w:rPr>
              <w:br/>
            </w:r>
            <w:proofErr w:type="spellStart"/>
            <w:r w:rsidR="008977CF" w:rsidRPr="003269BB">
              <w:rPr>
                <w:rFonts w:asciiTheme="minorHAnsi" w:eastAsiaTheme="minorHAnsi" w:hAnsiTheme="minorHAnsi" w:cstheme="minorHAnsi"/>
              </w:rPr>
              <w:t>PrivateAddress</w:t>
            </w:r>
            <w:proofErr w:type="spellEnd"/>
            <w:r w:rsidR="008977CF" w:rsidRPr="003269BB">
              <w:rPr>
                <w:rFonts w:asciiTheme="minorHAnsi" w:eastAsiaTheme="minorHAnsi" w:hAnsiTheme="minorHAnsi" w:cstheme="minorHAnsi"/>
              </w:rPr>
              <w:t xml:space="preserve"> -&gt; (Physical Address v4, Physical Address V6, Mac Address, etc...)</w:t>
            </w:r>
          </w:p>
          <w:p w14:paraId="01860F89" w14:textId="4D65BF17" w:rsidR="00807453" w:rsidRPr="00E86B7A" w:rsidRDefault="00807453" w:rsidP="00867939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t xml:space="preserve"> </w:t>
            </w:r>
          </w:p>
        </w:tc>
      </w:tr>
      <w:tr w:rsidR="00807453" w14:paraId="44F48058" w14:textId="77777777" w:rsidTr="00867939">
        <w:tc>
          <w:tcPr>
            <w:tcW w:w="1548" w:type="dxa"/>
          </w:tcPr>
          <w:p w14:paraId="41C3B29C" w14:textId="77777777" w:rsidR="00807453" w:rsidRPr="000332C8" w:rsidRDefault="00807453" w:rsidP="00867939">
            <w:pPr>
              <w:rPr>
                <w:b/>
                <w:bCs/>
              </w:rPr>
            </w:pPr>
          </w:p>
        </w:tc>
        <w:tc>
          <w:tcPr>
            <w:tcW w:w="8820" w:type="dxa"/>
          </w:tcPr>
          <w:p w14:paraId="0BA7F1D0" w14:textId="77777777" w:rsidR="00807453" w:rsidRDefault="00807453" w:rsidP="00867939"/>
        </w:tc>
      </w:tr>
    </w:tbl>
    <w:p w14:paraId="72EC8A41" w14:textId="77777777" w:rsidR="00807453" w:rsidRDefault="00807453" w:rsidP="00807453"/>
    <w:p w14:paraId="7780DB18" w14:textId="47835854" w:rsidR="00807453" w:rsidRDefault="007A3ABE" w:rsidP="00807453">
      <w:pPr>
        <w:pStyle w:val="Heading2"/>
      </w:pPr>
      <w:r>
        <w:t xml:space="preserve">Scenario </w:t>
      </w:r>
      <w:r w:rsidR="00807453">
        <w:t>Milestone and Scoping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58"/>
        <w:gridCol w:w="3432"/>
        <w:gridCol w:w="2105"/>
        <w:gridCol w:w="1951"/>
      </w:tblGrid>
      <w:tr w:rsidR="00807453" w14:paraId="07387E98" w14:textId="77777777" w:rsidTr="00867939">
        <w:tc>
          <w:tcPr>
            <w:tcW w:w="1548" w:type="dxa"/>
            <w:shd w:val="clear" w:color="auto" w:fill="BDD6EE" w:themeFill="accent5" w:themeFillTint="66"/>
          </w:tcPr>
          <w:p w14:paraId="25620EBF" w14:textId="77777777" w:rsidR="00807453" w:rsidRDefault="00807453" w:rsidP="00867939">
            <w:r>
              <w:t>S. No</w:t>
            </w:r>
          </w:p>
        </w:tc>
        <w:tc>
          <w:tcPr>
            <w:tcW w:w="3870" w:type="dxa"/>
            <w:shd w:val="clear" w:color="auto" w:fill="BDD6EE" w:themeFill="accent5" w:themeFillTint="66"/>
          </w:tcPr>
          <w:p w14:paraId="3DDC85EF" w14:textId="77777777" w:rsidR="00807453" w:rsidRDefault="00807453" w:rsidP="00867939">
            <w:r>
              <w:t>Feature</w:t>
            </w:r>
          </w:p>
        </w:tc>
        <w:tc>
          <w:tcPr>
            <w:tcW w:w="2520" w:type="dxa"/>
            <w:shd w:val="clear" w:color="auto" w:fill="BDD6EE" w:themeFill="accent5" w:themeFillTint="66"/>
          </w:tcPr>
          <w:p w14:paraId="500B05C7" w14:textId="77777777" w:rsidR="00807453" w:rsidRDefault="00807453" w:rsidP="00867939">
            <w:r>
              <w:t>Timeline</w:t>
            </w:r>
          </w:p>
        </w:tc>
        <w:tc>
          <w:tcPr>
            <w:tcW w:w="2430" w:type="dxa"/>
            <w:shd w:val="clear" w:color="auto" w:fill="BDD6EE" w:themeFill="accent5" w:themeFillTint="66"/>
          </w:tcPr>
          <w:p w14:paraId="51E988F8" w14:textId="77777777" w:rsidR="00807453" w:rsidRDefault="00807453" w:rsidP="00867939">
            <w:r>
              <w:t>Perf</w:t>
            </w:r>
          </w:p>
        </w:tc>
      </w:tr>
      <w:tr w:rsidR="00807453" w14:paraId="3BD52ACC" w14:textId="77777777" w:rsidTr="00867939">
        <w:tc>
          <w:tcPr>
            <w:tcW w:w="1548" w:type="dxa"/>
          </w:tcPr>
          <w:p w14:paraId="1D5D414C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D9EBD4E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 xml:space="preserve">VNET – VNET </w:t>
            </w:r>
          </w:p>
          <w:p w14:paraId="6DD111C1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 xml:space="preserve">Route support </w:t>
            </w:r>
          </w:p>
          <w:p w14:paraId="08A310B4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>LPM support</w:t>
            </w:r>
          </w:p>
          <w:p w14:paraId="72C478F8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 xml:space="preserve">ACL support </w:t>
            </w:r>
          </w:p>
          <w:p w14:paraId="7661A90B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1B9EFB04" w14:textId="11993D88" w:rsidR="00807453" w:rsidRDefault="00807453" w:rsidP="00867939"/>
        </w:tc>
        <w:tc>
          <w:tcPr>
            <w:tcW w:w="2430" w:type="dxa"/>
          </w:tcPr>
          <w:p w14:paraId="3D109136" w14:textId="77777777" w:rsidR="00807453" w:rsidRDefault="00807453" w:rsidP="00867939">
            <w:r>
              <w:t>CPS</w:t>
            </w:r>
          </w:p>
          <w:p w14:paraId="3F9F8668" w14:textId="77777777" w:rsidR="00807453" w:rsidRDefault="00807453" w:rsidP="00867939">
            <w:r>
              <w:t>Flow</w:t>
            </w:r>
          </w:p>
          <w:p w14:paraId="65F409B0" w14:textId="77777777" w:rsidR="00807453" w:rsidRDefault="00807453" w:rsidP="00867939">
            <w:r>
              <w:t>PPS</w:t>
            </w:r>
          </w:p>
          <w:p w14:paraId="5E2490D5" w14:textId="77777777" w:rsidR="00807453" w:rsidRDefault="00807453" w:rsidP="00867939">
            <w:r>
              <w:t>Rule scale</w:t>
            </w:r>
          </w:p>
        </w:tc>
      </w:tr>
      <w:tr w:rsidR="00807453" w14:paraId="103A943A" w14:textId="77777777" w:rsidTr="00867939">
        <w:tc>
          <w:tcPr>
            <w:tcW w:w="1548" w:type="dxa"/>
          </w:tcPr>
          <w:p w14:paraId="7BD7B1C4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CCBAE5B" w14:textId="77777777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 xml:space="preserve">ILB inbound </w:t>
            </w:r>
          </w:p>
          <w:p w14:paraId="4CECA02A" w14:textId="77777777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proofErr w:type="spellStart"/>
            <w:r>
              <w:t>Vip</w:t>
            </w:r>
            <w:proofErr w:type="spellEnd"/>
            <w:r>
              <w:t xml:space="preserve"> Inbound</w:t>
            </w:r>
          </w:p>
          <w:p w14:paraId="2CC9538F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429768CB" w14:textId="1661EA3E" w:rsidR="00807453" w:rsidRDefault="00807453" w:rsidP="00867939"/>
        </w:tc>
        <w:tc>
          <w:tcPr>
            <w:tcW w:w="2430" w:type="dxa"/>
          </w:tcPr>
          <w:p w14:paraId="459C1767" w14:textId="77777777" w:rsidR="00807453" w:rsidRDefault="00807453" w:rsidP="00867939"/>
        </w:tc>
      </w:tr>
      <w:tr w:rsidR="00807453" w14:paraId="71F411A2" w14:textId="77777777" w:rsidTr="00867939">
        <w:tc>
          <w:tcPr>
            <w:tcW w:w="1548" w:type="dxa"/>
          </w:tcPr>
          <w:p w14:paraId="32552553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0785BA19" w14:textId="4E1C8C9B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 xml:space="preserve">Private Link outbound </w:t>
            </w:r>
            <w:r w:rsidR="0020422F">
              <w:t xml:space="preserve">(transposition) </w:t>
            </w:r>
            <w:proofErr w:type="spellStart"/>
            <w:r w:rsidR="0020422F">
              <w:t>encap</w:t>
            </w:r>
            <w:proofErr w:type="spellEnd"/>
            <w:r w:rsidR="0020422F">
              <w:t xml:space="preserve"> and change packet IPv4 to IPv6 (4 bits embedded)</w:t>
            </w:r>
          </w:p>
          <w:p w14:paraId="3040F580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4716ED9E" w14:textId="351F83E0" w:rsidR="00807453" w:rsidRDefault="00807453" w:rsidP="00867939"/>
        </w:tc>
        <w:tc>
          <w:tcPr>
            <w:tcW w:w="2430" w:type="dxa"/>
          </w:tcPr>
          <w:p w14:paraId="55A69020" w14:textId="77777777" w:rsidR="00807453" w:rsidRDefault="00807453" w:rsidP="00867939"/>
        </w:tc>
      </w:tr>
      <w:tr w:rsidR="00807453" w14:paraId="32A599AF" w14:textId="77777777" w:rsidTr="00867939">
        <w:tc>
          <w:tcPr>
            <w:tcW w:w="1548" w:type="dxa"/>
          </w:tcPr>
          <w:p w14:paraId="3B557747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58CDA958" w14:textId="2BC2EC60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L3/L4 source NAT</w:t>
            </w:r>
            <w:r w:rsidR="0020422F">
              <w:t xml:space="preserve"> (correlated w/#2) outbound perspective (</w:t>
            </w:r>
            <w:proofErr w:type="spellStart"/>
            <w:r w:rsidR="00141240">
              <w:t>Cx</w:t>
            </w:r>
            <w:proofErr w:type="spellEnd"/>
            <w:r w:rsidR="0020422F">
              <w:t xml:space="preserve"> address) to Internet</w:t>
            </w:r>
            <w:r w:rsidR="00141240">
              <w:t xml:space="preserve">; changing </w:t>
            </w:r>
            <w:proofErr w:type="spellStart"/>
            <w:r w:rsidR="00141240">
              <w:t>Cx</w:t>
            </w:r>
            <w:proofErr w:type="spellEnd"/>
            <w:r w:rsidR="00141240">
              <w:t xml:space="preserve"> source IP to Public IP (1:1 mapping)</w:t>
            </w:r>
          </w:p>
          <w:p w14:paraId="64E68AE7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7B6BBC5F" w14:textId="2C1566FF" w:rsidR="00807453" w:rsidRDefault="00807453" w:rsidP="00867939"/>
        </w:tc>
        <w:tc>
          <w:tcPr>
            <w:tcW w:w="2430" w:type="dxa"/>
          </w:tcPr>
          <w:p w14:paraId="6F267D66" w14:textId="77777777" w:rsidR="00807453" w:rsidRDefault="00807453" w:rsidP="00867939"/>
        </w:tc>
      </w:tr>
      <w:tr w:rsidR="00807453" w14:paraId="1E24721C" w14:textId="77777777" w:rsidTr="00867939">
        <w:tc>
          <w:tcPr>
            <w:tcW w:w="1548" w:type="dxa"/>
          </w:tcPr>
          <w:p w14:paraId="16058A25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6D91706D" w14:textId="6D3AEB92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 xml:space="preserve">Private Link Service PLS </w:t>
            </w:r>
            <w:r w:rsidR="00141240">
              <w:t>(</w:t>
            </w:r>
            <w:proofErr w:type="spellStart"/>
            <w:r w:rsidR="00141240">
              <w:t>dest</w:t>
            </w:r>
            <w:proofErr w:type="spellEnd"/>
            <w:r w:rsidR="00141240">
              <w:t xml:space="preserve"> side of Private Link) IPv6 to IPv4; </w:t>
            </w:r>
            <w:proofErr w:type="spellStart"/>
            <w:r w:rsidR="00141240">
              <w:t>DNAT’ing</w:t>
            </w:r>
            <w:proofErr w:type="spellEnd"/>
          </w:p>
        </w:tc>
        <w:tc>
          <w:tcPr>
            <w:tcW w:w="2520" w:type="dxa"/>
          </w:tcPr>
          <w:p w14:paraId="7F92EE45" w14:textId="4C1D0CCB" w:rsidR="00807453" w:rsidRDefault="00807453" w:rsidP="00867939"/>
        </w:tc>
        <w:tc>
          <w:tcPr>
            <w:tcW w:w="2430" w:type="dxa"/>
          </w:tcPr>
          <w:p w14:paraId="42CBC3D4" w14:textId="77777777" w:rsidR="00807453" w:rsidRDefault="00807453" w:rsidP="00867939"/>
        </w:tc>
      </w:tr>
      <w:tr w:rsidR="00807453" w14:paraId="0BD13D53" w14:textId="77777777" w:rsidTr="00867939">
        <w:tc>
          <w:tcPr>
            <w:tcW w:w="1548" w:type="dxa"/>
          </w:tcPr>
          <w:p w14:paraId="773A6AB2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71C164B" w14:textId="76E517B6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Flow replication</w:t>
            </w:r>
            <w:r w:rsidR="00141240">
              <w:t xml:space="preserve">; supporting High Availability (HA); flow efficiently replicates to secondary card; Active/Passive (depending upon ENI policy) or can even have Active/Active; </w:t>
            </w:r>
            <w:r w:rsidR="00141240" w:rsidRPr="00141240">
              <w:rPr>
                <w:b/>
                <w:bCs/>
              </w:rPr>
              <w:t>OR</w:t>
            </w:r>
            <w:r w:rsidR="00141240">
              <w:t xml:space="preserve"> provision the same ENI over multiple devices w/o multiple SDN appliances – Primaries for a certain set of </w:t>
            </w:r>
            <w:proofErr w:type="gramStart"/>
            <w:r w:rsidR="00141240">
              <w:t>VMS</w:t>
            </w:r>
            <w:proofErr w:type="gramEnd"/>
            <w:r w:rsidR="00141240">
              <w:t xml:space="preserve"> can be on both</w:t>
            </w:r>
          </w:p>
        </w:tc>
        <w:tc>
          <w:tcPr>
            <w:tcW w:w="2520" w:type="dxa"/>
          </w:tcPr>
          <w:p w14:paraId="2B8FF6D1" w14:textId="125F90AE" w:rsidR="00807453" w:rsidRDefault="00807453" w:rsidP="00867939"/>
        </w:tc>
        <w:tc>
          <w:tcPr>
            <w:tcW w:w="2430" w:type="dxa"/>
          </w:tcPr>
          <w:p w14:paraId="4CFC72E9" w14:textId="77777777" w:rsidR="00807453" w:rsidRDefault="00807453" w:rsidP="00867939"/>
        </w:tc>
      </w:tr>
    </w:tbl>
    <w:p w14:paraId="752A431C" w14:textId="77777777" w:rsidR="00807453" w:rsidRPr="0058224D" w:rsidRDefault="00807453" w:rsidP="00807453"/>
    <w:p w14:paraId="715D7E95" w14:textId="77777777" w:rsidR="00807453" w:rsidRDefault="00807453" w:rsidP="00807453">
      <w:pPr>
        <w:pStyle w:val="Heading2"/>
      </w:pPr>
      <w:r>
        <w:t>Virtual Port, Flows and Packet direction</w:t>
      </w:r>
    </w:p>
    <w:p w14:paraId="2ACE0C3F" w14:textId="085FAEB3" w:rsidR="00807453" w:rsidRDefault="00807453" w:rsidP="00807453">
      <w:r>
        <w:t>SDN appliance in a multi-tenant network appliance</w:t>
      </w:r>
      <w:r w:rsidR="00141240">
        <w:t xml:space="preserve"> </w:t>
      </w:r>
      <w:r w:rsidR="00141240" w:rsidRPr="00D66D0D">
        <w:t>(meaning 1 SDN appliance will have multiple cards</w:t>
      </w:r>
      <w:r w:rsidR="003269BB">
        <w:t xml:space="preserve">; </w:t>
      </w:r>
      <w:r w:rsidR="008164C8" w:rsidRPr="00D66D0D">
        <w:t>1 card will have multiple machines or bare-metal servers</w:t>
      </w:r>
      <w:r w:rsidR="008164C8">
        <w:t>),</w:t>
      </w:r>
      <w:r>
        <w:t xml:space="preserve"> which supports Virtual Ports</w:t>
      </w:r>
      <w:proofErr w:type="gramStart"/>
      <w:r w:rsidR="003269BB">
        <w:t xml:space="preserve">.  </w:t>
      </w:r>
      <w:proofErr w:type="gramEnd"/>
      <w:r>
        <w:t xml:space="preserve"> </w:t>
      </w:r>
      <w:r w:rsidR="003269BB">
        <w:t>These</w:t>
      </w:r>
      <w:r>
        <w:t xml:space="preserve"> can map to policy buckets corresponding to customer workloads, example: Virtual Machines, BM servers.</w:t>
      </w:r>
    </w:p>
    <w:p w14:paraId="3DB898F0" w14:textId="15B2E363" w:rsidR="00807453" w:rsidRDefault="00807453" w:rsidP="003C65E4">
      <w:pPr>
        <w:pStyle w:val="ListParagraph"/>
        <w:numPr>
          <w:ilvl w:val="0"/>
          <w:numId w:val="4"/>
        </w:numPr>
      </w:pPr>
      <w:r w:rsidRPr="00E34280">
        <w:rPr>
          <w:b/>
          <w:bCs/>
        </w:rPr>
        <w:t>SDN controller</w:t>
      </w:r>
      <w:r>
        <w:t xml:space="preserve"> will create these virtual ports on SDN appliance and associate corresponding SDN policies like – Route, ACL, NAT etc. to these virtual ports</w:t>
      </w:r>
      <w:proofErr w:type="gramStart"/>
      <w:r w:rsidRPr="00367D2B">
        <w:rPr>
          <w:color w:val="00B050"/>
        </w:rPr>
        <w:t>.</w:t>
      </w:r>
      <w:r w:rsidR="008164C8" w:rsidRPr="00367D2B">
        <w:rPr>
          <w:color w:val="00B050"/>
        </w:rPr>
        <w:t xml:space="preserve">  </w:t>
      </w:r>
      <w:proofErr w:type="gramEnd"/>
      <w:r w:rsidR="008164C8" w:rsidRPr="00D66D0D">
        <w:t xml:space="preserve">In other words, our software will communicate with the cards, hold card inventory and SDN placement, call API’s that are exposed through the card create policies, setup ENI, routes, </w:t>
      </w:r>
      <w:r w:rsidR="00B2429A" w:rsidRPr="00D66D0D">
        <w:t>ACLs</w:t>
      </w:r>
      <w:r w:rsidR="008164C8" w:rsidRPr="00D66D0D">
        <w:t>, NAT, and different rules</w:t>
      </w:r>
      <w:r w:rsidR="008164C8">
        <w:t>.</w:t>
      </w:r>
    </w:p>
    <w:p w14:paraId="6DD01709" w14:textId="77777777" w:rsidR="00807453" w:rsidRDefault="00807453" w:rsidP="003C65E4">
      <w:pPr>
        <w:pStyle w:val="ListParagraph"/>
        <w:numPr>
          <w:ilvl w:val="0"/>
          <w:numId w:val="4"/>
        </w:numPr>
      </w:pPr>
      <w:r>
        <w:t xml:space="preserve">Each </w:t>
      </w:r>
      <w:r w:rsidRPr="00E34280">
        <w:rPr>
          <w:b/>
          <w:bCs/>
        </w:rPr>
        <w:t>Virtual port</w:t>
      </w:r>
      <w:r>
        <w:t xml:space="preserve"> will be created with an </w:t>
      </w:r>
      <w:r w:rsidRPr="00E34280">
        <w:rPr>
          <w:b/>
          <w:bCs/>
        </w:rPr>
        <w:t>ENI identifier</w:t>
      </w:r>
      <w:r>
        <w:t xml:space="preserve"> like – Mac address, VNI or more.</w:t>
      </w:r>
    </w:p>
    <w:p w14:paraId="6310AB07" w14:textId="338F93CF" w:rsidR="00807453" w:rsidRPr="001F66A3" w:rsidRDefault="00807453" w:rsidP="003C65E4">
      <w:pPr>
        <w:pStyle w:val="ListParagraph"/>
        <w:numPr>
          <w:ilvl w:val="1"/>
          <w:numId w:val="4"/>
        </w:numPr>
      </w:pPr>
      <w:r>
        <w:t xml:space="preserve">Virtual port will also have attributes like – </w:t>
      </w:r>
      <w:r w:rsidRPr="004F5367">
        <w:rPr>
          <w:b/>
          <w:bCs/>
        </w:rPr>
        <w:t>Flow time-out</w:t>
      </w:r>
      <w:r>
        <w:t xml:space="preserve">, </w:t>
      </w:r>
      <w:r w:rsidRPr="004F5367">
        <w:rPr>
          <w:b/>
          <w:bCs/>
        </w:rPr>
        <w:t>QOS</w:t>
      </w:r>
      <w:r w:rsidR="008164C8">
        <w:rPr>
          <w:b/>
          <w:bCs/>
        </w:rPr>
        <w:t>, port properties related to the port.</w:t>
      </w:r>
    </w:p>
    <w:p w14:paraId="117E2801" w14:textId="77777777" w:rsidR="00807453" w:rsidRPr="001F66A3" w:rsidRDefault="00807453" w:rsidP="003C65E4">
      <w:pPr>
        <w:pStyle w:val="ListParagraph"/>
        <w:numPr>
          <w:ilvl w:val="1"/>
          <w:numId w:val="4"/>
        </w:numPr>
      </w:pPr>
      <w:r w:rsidRPr="001F66A3">
        <w:t>Virtual port is the container which holds all policies.</w:t>
      </w:r>
    </w:p>
    <w:p w14:paraId="2FD15687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0CF13A4F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1D56A432" w14:textId="77777777" w:rsidR="00807453" w:rsidRPr="00036238" w:rsidRDefault="003B79A7" w:rsidP="00807453">
      <w:pPr>
        <w:rPr>
          <w:b/>
          <w:bCs/>
        </w:rPr>
      </w:pPr>
      <w:r>
        <w:rPr>
          <w:noProof/>
        </w:rPr>
        <w:object w:dxaOrig="10530" w:dyaOrig="9691" w14:anchorId="3F275B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7.05pt;height:485.05pt" o:ole="">
            <v:imagedata r:id="rId12" o:title=""/>
          </v:shape>
          <o:OLEObject Type="Embed" ProgID="Visio.Drawing.15" ShapeID="_x0000_i1025" DrawAspect="Content" ObjectID="_1693994157" r:id="rId13"/>
        </w:object>
      </w:r>
    </w:p>
    <w:p w14:paraId="1FE5CE2F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4E23A782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48DDF62D" w14:textId="77777777" w:rsidR="00807453" w:rsidRPr="00626046" w:rsidRDefault="00807453" w:rsidP="00807453">
      <w:pPr>
        <w:pStyle w:val="ListParagraph"/>
        <w:ind w:left="1440"/>
      </w:pPr>
    </w:p>
    <w:p w14:paraId="0639EEEC" w14:textId="2E9B61A7" w:rsidR="00807453" w:rsidRDefault="00807453" w:rsidP="003C65E4">
      <w:pPr>
        <w:pStyle w:val="ListParagraph"/>
        <w:numPr>
          <w:ilvl w:val="0"/>
          <w:numId w:val="4"/>
        </w:numPr>
      </w:pPr>
      <w:r>
        <w:t xml:space="preserve">On receiving a packet from </w:t>
      </w:r>
      <w:r w:rsidR="00D66D0D">
        <w:t xml:space="preserve">the </w:t>
      </w:r>
      <w:r>
        <w:t>wire</w:t>
      </w:r>
      <w:r w:rsidR="00D66D0D">
        <w:t>, the</w:t>
      </w:r>
      <w:r>
        <w:t xml:space="preserve"> </w:t>
      </w:r>
      <w:r w:rsidRPr="003269BB">
        <w:t>SDN appliance</w:t>
      </w:r>
      <w:r>
        <w:t xml:space="preserve"> will </w:t>
      </w:r>
      <w:r w:rsidR="00D66D0D">
        <w:t xml:space="preserve">determine </w:t>
      </w:r>
      <w:r>
        <w:t xml:space="preserve">the matching ENI, Packet direction and packet processing strategy based on </w:t>
      </w:r>
      <w:r w:rsidR="00D66D0D" w:rsidRPr="00D66D0D">
        <w:rPr>
          <w:i/>
          <w:iCs/>
        </w:rPr>
        <w:t>Encap Transformation and Rules Evaluation</w:t>
      </w:r>
      <w:r w:rsidR="00D66D0D">
        <w:t>.</w:t>
      </w:r>
    </w:p>
    <w:p w14:paraId="778F8DA7" w14:textId="5169C7C7" w:rsidR="00807453" w:rsidRDefault="00807453" w:rsidP="003C65E4">
      <w:pPr>
        <w:pStyle w:val="ListParagraph"/>
        <w:numPr>
          <w:ilvl w:val="1"/>
          <w:numId w:val="4"/>
        </w:numPr>
      </w:pPr>
      <w:r>
        <w:t xml:space="preserve">On receiving a </w:t>
      </w:r>
      <w:r w:rsidR="00D66D0D">
        <w:t>packet,</w:t>
      </w:r>
      <w:r>
        <w:t xml:space="preserve"> </w:t>
      </w:r>
      <w:r w:rsidR="00D66D0D">
        <w:t xml:space="preserve">the </w:t>
      </w:r>
      <w:r>
        <w:t xml:space="preserve">SDN appliance will </w:t>
      </w:r>
      <w:r w:rsidR="004A09D7" w:rsidRPr="00D66D0D">
        <w:t>perform a lookup based upon the</w:t>
      </w:r>
      <w:r w:rsidRPr="00D66D0D">
        <w:t xml:space="preserve"> inner source </w:t>
      </w:r>
      <w:r w:rsidRPr="004A09D7">
        <w:rPr>
          <w:color w:val="7030A0"/>
        </w:rPr>
        <w:t>mac</w:t>
      </w:r>
      <w:r>
        <w:t xml:space="preserve"> (VXLAN encap packet), </w:t>
      </w:r>
      <w:r w:rsidR="00D66D0D">
        <w:t xml:space="preserve">if a </w:t>
      </w:r>
      <w:r w:rsidRPr="003269BB">
        <w:t>matching ENI is found</w:t>
      </w:r>
      <w:r>
        <w:t>, and corresponding rule / flow processing will start.</w:t>
      </w:r>
    </w:p>
    <w:p w14:paraId="593A292A" w14:textId="4E1905ED" w:rsidR="00807453" w:rsidRDefault="00807453" w:rsidP="003C65E4">
      <w:pPr>
        <w:pStyle w:val="ListParagraph"/>
        <w:numPr>
          <w:ilvl w:val="1"/>
          <w:numId w:val="4"/>
        </w:numPr>
      </w:pPr>
      <w:r>
        <w:t xml:space="preserve">Once </w:t>
      </w:r>
      <w:r w:rsidR="00D66D0D">
        <w:t xml:space="preserve">the </w:t>
      </w:r>
      <w:r>
        <w:t>ENI is matched</w:t>
      </w:r>
      <w:r w:rsidR="00D66D0D">
        <w:t>, the</w:t>
      </w:r>
      <w:r>
        <w:t xml:space="preserve"> packet is first matched with flow table to see if an existing flow already matches this</w:t>
      </w:r>
      <w:r w:rsidR="00D66D0D">
        <w:t xml:space="preserve">.  If </w:t>
      </w:r>
      <w:r>
        <w:t>a flow match is found</w:t>
      </w:r>
      <w:r w:rsidR="00D66D0D">
        <w:t>, a</w:t>
      </w:r>
      <w:r>
        <w:t xml:space="preserve"> corresponding match action is </w:t>
      </w:r>
      <w:r>
        <w:lastRenderedPageBreak/>
        <w:t>executed without going into rule processing. Flow match direction is identified based on source and destination mac.</w:t>
      </w:r>
    </w:p>
    <w:p w14:paraId="274A26DF" w14:textId="3870C9C2" w:rsidR="00807453" w:rsidRDefault="00807453" w:rsidP="003C65E4">
      <w:pPr>
        <w:pStyle w:val="ListParagraph"/>
        <w:numPr>
          <w:ilvl w:val="1"/>
          <w:numId w:val="4"/>
        </w:numPr>
      </w:pPr>
      <w:r>
        <w:t xml:space="preserve">If </w:t>
      </w:r>
      <w:r w:rsidRPr="003269BB">
        <w:t>no flow match is found</w:t>
      </w:r>
      <w:r>
        <w:t xml:space="preserve">, </w:t>
      </w:r>
      <w:r w:rsidR="00D66D0D">
        <w:t xml:space="preserve">the </w:t>
      </w:r>
      <w:r>
        <w:t xml:space="preserve">ENI rule processing pipeline will </w:t>
      </w:r>
      <w:r w:rsidR="00D66D0D">
        <w:t>execute</w:t>
      </w:r>
      <w:r>
        <w:t>.</w:t>
      </w:r>
    </w:p>
    <w:p w14:paraId="62C20117" w14:textId="77777777" w:rsidR="00807453" w:rsidRDefault="00807453" w:rsidP="003C65E4">
      <w:pPr>
        <w:pStyle w:val="ListParagraph"/>
        <w:numPr>
          <w:ilvl w:val="2"/>
          <w:numId w:val="4"/>
        </w:numPr>
      </w:pPr>
      <w:r w:rsidRPr="00F821DB">
        <w:rPr>
          <w:b/>
          <w:bCs/>
        </w:rPr>
        <w:t>Inbound rule</w:t>
      </w:r>
      <w:r>
        <w:t xml:space="preserve"> processing pipeline is executed if </w:t>
      </w:r>
      <w:r w:rsidRPr="003864EB">
        <w:rPr>
          <w:highlight w:val="yellow"/>
        </w:rPr>
        <w:t>destination mac in the packet matches the ENI mac</w:t>
      </w:r>
      <w:r>
        <w:t>. Once rule pipeline is executed corresponding flows are created.</w:t>
      </w:r>
    </w:p>
    <w:p w14:paraId="47B0C584" w14:textId="77777777" w:rsidR="00807453" w:rsidRDefault="00807453" w:rsidP="003C65E4">
      <w:pPr>
        <w:pStyle w:val="ListParagraph"/>
        <w:numPr>
          <w:ilvl w:val="2"/>
          <w:numId w:val="4"/>
        </w:numPr>
      </w:pPr>
      <w:r w:rsidRPr="00F821DB">
        <w:rPr>
          <w:b/>
          <w:bCs/>
        </w:rPr>
        <w:t>Outbound rule</w:t>
      </w:r>
      <w:r>
        <w:t xml:space="preserve"> processing pipeline is executed if </w:t>
      </w:r>
      <w:r>
        <w:rPr>
          <w:highlight w:val="yellow"/>
        </w:rPr>
        <w:t>source</w:t>
      </w:r>
      <w:r w:rsidRPr="003864EB">
        <w:rPr>
          <w:highlight w:val="yellow"/>
        </w:rPr>
        <w:t xml:space="preserve"> mac in the packet matches the ENI mac</w:t>
      </w:r>
      <w:r>
        <w:t xml:space="preserve">. </w:t>
      </w:r>
    </w:p>
    <w:p w14:paraId="639643F3" w14:textId="7CD9ABD7" w:rsidR="00807453" w:rsidRDefault="00807453" w:rsidP="003C65E4">
      <w:pPr>
        <w:pStyle w:val="ListParagraph"/>
        <w:numPr>
          <w:ilvl w:val="3"/>
          <w:numId w:val="4"/>
        </w:numPr>
      </w:pPr>
      <w:r w:rsidRPr="00F821DB">
        <w:t>Once outbound rule processing is complete and final transforms are identifie</w:t>
      </w:r>
      <w:r>
        <w:t>d</w:t>
      </w:r>
      <w:r w:rsidR="004A09D7" w:rsidRPr="004A09D7">
        <w:rPr>
          <w:color w:val="7030A0"/>
        </w:rPr>
        <w:t>, the</w:t>
      </w:r>
      <w:r w:rsidRPr="004A09D7">
        <w:rPr>
          <w:color w:val="7030A0"/>
        </w:rPr>
        <w:t xml:space="preserve"> </w:t>
      </w:r>
      <w:r>
        <w:t>corresponding flow is created in the flow table.</w:t>
      </w:r>
    </w:p>
    <w:p w14:paraId="16B9A9CE" w14:textId="6DFC46F2" w:rsidR="00807453" w:rsidRDefault="00807453" w:rsidP="003C65E4">
      <w:pPr>
        <w:pStyle w:val="ListParagraph"/>
        <w:numPr>
          <w:ilvl w:val="3"/>
          <w:numId w:val="4"/>
        </w:numPr>
      </w:pPr>
      <w:r>
        <w:t xml:space="preserve">Depending on implementation of flow table, a corresponding inbound flow may also be inserted </w:t>
      </w:r>
      <w:r w:rsidR="004A09D7" w:rsidRPr="00424EE2">
        <w:t xml:space="preserve">to enable </w:t>
      </w:r>
      <w:r>
        <w:t xml:space="preserve">response packets </w:t>
      </w:r>
      <w:r w:rsidR="004A09D7">
        <w:t xml:space="preserve">to </w:t>
      </w:r>
      <w:r>
        <w:t xml:space="preserve">match the flow </w:t>
      </w:r>
      <w:r w:rsidR="00424EE2">
        <w:t xml:space="preserve">and </w:t>
      </w:r>
      <w:r w:rsidR="00424EE2" w:rsidRPr="00424EE2">
        <w:t xml:space="preserve">bypass the </w:t>
      </w:r>
      <w:r>
        <w:t>rule processing pipeline.</w:t>
      </w:r>
    </w:p>
    <w:p w14:paraId="6BB40638" w14:textId="77777777" w:rsidR="00807453" w:rsidRPr="00F821DB" w:rsidRDefault="00807453" w:rsidP="00807453">
      <w:pPr>
        <w:pStyle w:val="ListParagraph"/>
        <w:ind w:left="2880"/>
      </w:pPr>
      <w:r w:rsidRPr="001542E7">
        <w:rPr>
          <w:b/>
          <w:bCs/>
        </w:rPr>
        <w:t>Example</w:t>
      </w:r>
      <w:r>
        <w:t>: VM with IP 10.0.0.1 sends a packet to 8.8.8.8, VM Inbound ACL blocks all internet, VM outbound ACL allows 8.8.8.8 – Response packet from 8.8.8.8 must be allowed without opening any inbound ACL due to the flow match.</w:t>
      </w:r>
    </w:p>
    <w:p w14:paraId="745F8FFF" w14:textId="77777777" w:rsidR="00807453" w:rsidRDefault="00807453" w:rsidP="00807453"/>
    <w:p w14:paraId="11241B02" w14:textId="77777777" w:rsidR="00807453" w:rsidRPr="00175774" w:rsidRDefault="003B79A7" w:rsidP="00807453">
      <w:r>
        <w:rPr>
          <w:noProof/>
        </w:rPr>
        <w:object w:dxaOrig="9990" w:dyaOrig="7591" w14:anchorId="77EDC905">
          <v:shape id="_x0000_i1026" type="#_x0000_t75" style="width:500.5pt;height:380.3pt" o:ole="">
            <v:imagedata r:id="rId14" o:title=""/>
          </v:shape>
          <o:OLEObject Type="Embed" ProgID="Visio.Drawing.15" ShapeID="_x0000_i1026" DrawAspect="Content" ObjectID="_1693994158" r:id="rId15"/>
        </w:object>
      </w:r>
    </w:p>
    <w:p w14:paraId="312CC876" w14:textId="59BDC99D" w:rsidR="00807453" w:rsidRDefault="003269BB" w:rsidP="00807453">
      <w:pPr>
        <w:pStyle w:val="Heading2"/>
      </w:pPr>
      <w:r>
        <w:br/>
      </w:r>
      <w:r w:rsidR="00807453">
        <w:t xml:space="preserve">Packet processing Pipeline </w:t>
      </w:r>
      <w:r w:rsidR="00591821">
        <w:t>(Sequential prefix match lookups)</w:t>
      </w:r>
    </w:p>
    <w:p w14:paraId="1E131B34" w14:textId="77777777" w:rsidR="00807453" w:rsidRDefault="00807453" w:rsidP="00807453">
      <w:pPr>
        <w:pStyle w:val="Heading2"/>
      </w:pPr>
      <w:r>
        <w:t>ACL</w:t>
      </w:r>
    </w:p>
    <w:p w14:paraId="5E07668A" w14:textId="23AA86AE" w:rsidR="00807453" w:rsidRPr="005673F5" w:rsidRDefault="005673F5" w:rsidP="003C65E4">
      <w:pPr>
        <w:pStyle w:val="ListParagraph"/>
        <w:numPr>
          <w:ilvl w:val="0"/>
          <w:numId w:val="12"/>
        </w:numPr>
      </w:pPr>
      <w:r>
        <w:t xml:space="preserve">The </w:t>
      </w:r>
      <w:r w:rsidR="00807453">
        <w:t>ACL pipeline has 3 levels</w:t>
      </w:r>
      <w:r>
        <w:t xml:space="preserve">; an </w:t>
      </w:r>
      <w:r w:rsidR="00807453">
        <w:t xml:space="preserve">ACL decision is based on </w:t>
      </w:r>
      <w:r w:rsidR="0068751A">
        <w:t xml:space="preserve">the </w:t>
      </w:r>
      <w:r w:rsidR="00807453">
        <w:t>most restrictive match across all 3 levels.</w:t>
      </w:r>
      <w:r w:rsidR="00463587">
        <w:t xml:space="preserve">  </w:t>
      </w:r>
      <w:r w:rsidR="0068751A">
        <w:t xml:space="preserve">The </w:t>
      </w:r>
      <w:r w:rsidR="00463587" w:rsidRPr="005673F5">
        <w:t xml:space="preserve">1st layer </w:t>
      </w:r>
      <w:r w:rsidR="00367D2B" w:rsidRPr="005673F5">
        <w:t xml:space="preserve">(contains default rules) </w:t>
      </w:r>
      <w:r w:rsidR="00463587" w:rsidRPr="005673F5">
        <w:t xml:space="preserve">is </w:t>
      </w:r>
      <w:r w:rsidR="00463587" w:rsidRPr="00D41BAB">
        <w:rPr>
          <w:i/>
          <w:iCs/>
        </w:rPr>
        <w:t>controlled by Azure/MSFT</w:t>
      </w:r>
      <w:r w:rsidR="00463587" w:rsidRPr="005673F5">
        <w:t>.</w:t>
      </w:r>
      <w:r>
        <w:t xml:space="preserve">  The </w:t>
      </w:r>
      <w:r w:rsidR="00463587" w:rsidRPr="005673F5">
        <w:t>2nd and 3rd</w:t>
      </w:r>
      <w:r w:rsidRPr="005673F5">
        <w:t xml:space="preserve"> layers are </w:t>
      </w:r>
      <w:r w:rsidRPr="00591821">
        <w:rPr>
          <w:i/>
          <w:iCs/>
        </w:rPr>
        <w:t>Customer controlled</w:t>
      </w:r>
      <w:r w:rsidR="00463587" w:rsidRPr="005673F5">
        <w:t>.</w:t>
      </w:r>
      <w:r w:rsidR="00D41BAB">
        <w:t xml:space="preserve">  </w:t>
      </w:r>
    </w:p>
    <w:p w14:paraId="5CF5B55E" w14:textId="37737BCA" w:rsidR="00807453" w:rsidRDefault="00807453" w:rsidP="003C65E4">
      <w:pPr>
        <w:pStyle w:val="ListParagraph"/>
        <w:numPr>
          <w:ilvl w:val="0"/>
          <w:numId w:val="12"/>
        </w:numPr>
      </w:pPr>
      <w:r>
        <w:t xml:space="preserve">If an ACL rule with bit exit ACL pipeline on hit is matched, </w:t>
      </w:r>
      <w:r w:rsidR="0068751A">
        <w:t xml:space="preserve">the </w:t>
      </w:r>
      <w:r>
        <w:t>ACL pipeline is abandoned.</w:t>
      </w:r>
    </w:p>
    <w:p w14:paraId="593BACF1" w14:textId="77777777" w:rsidR="00807453" w:rsidRDefault="00807453" w:rsidP="003C65E4">
      <w:pPr>
        <w:pStyle w:val="ListParagraph"/>
        <w:numPr>
          <w:ilvl w:val="0"/>
          <w:numId w:val="12"/>
        </w:numPr>
      </w:pPr>
      <w:r>
        <w:t>Expected ACL scale – max 100k prefixes, max 10k ports</w:t>
      </w:r>
    </w:p>
    <w:p w14:paraId="61667290" w14:textId="373827AC" w:rsidR="00807453" w:rsidRDefault="00807453" w:rsidP="003C65E4">
      <w:pPr>
        <w:pStyle w:val="ListParagraph"/>
        <w:numPr>
          <w:ilvl w:val="0"/>
          <w:numId w:val="12"/>
        </w:numPr>
      </w:pPr>
      <w:r>
        <w:t>ACL table entry count = 1000 per table. (NOTE: Each table entry can have comma separated prefix list.)</w:t>
      </w:r>
    </w:p>
    <w:p w14:paraId="5AA54C68" w14:textId="77777777" w:rsidR="003B4BB8" w:rsidRPr="0068751A" w:rsidRDefault="00463587" w:rsidP="003C65E4">
      <w:pPr>
        <w:pStyle w:val="ListParagraph"/>
        <w:numPr>
          <w:ilvl w:val="0"/>
          <w:numId w:val="12"/>
        </w:numPr>
      </w:pPr>
      <w:r w:rsidRPr="0068751A">
        <w:t xml:space="preserve">Action Definitions:  </w:t>
      </w:r>
    </w:p>
    <w:p w14:paraId="17EFAB9D" w14:textId="618E9FB2" w:rsidR="00D1585A" w:rsidRPr="0068751A" w:rsidRDefault="00463587" w:rsidP="003C65E4">
      <w:pPr>
        <w:pStyle w:val="ListParagraph"/>
        <w:numPr>
          <w:ilvl w:val="1"/>
          <w:numId w:val="12"/>
        </w:numPr>
      </w:pPr>
      <w:r w:rsidRPr="0068751A">
        <w:t>Block (terminate)</w:t>
      </w:r>
    </w:p>
    <w:p w14:paraId="782C7DA3" w14:textId="73D6ECAB" w:rsidR="004C564A" w:rsidRPr="0068751A" w:rsidRDefault="00D1585A" w:rsidP="003C65E4">
      <w:pPr>
        <w:pStyle w:val="ListParagraph"/>
        <w:numPr>
          <w:ilvl w:val="2"/>
          <w:numId w:val="12"/>
        </w:numPr>
      </w:pPr>
      <w:r w:rsidRPr="0068751A">
        <w:t>If ‘terminate’ is not used here, the last line is the most important in ACL Level1</w:t>
      </w:r>
      <w:r w:rsidR="00463587" w:rsidRPr="0068751A">
        <w:t xml:space="preserve"> </w:t>
      </w:r>
    </w:p>
    <w:p w14:paraId="788881BE" w14:textId="5D3EDA34" w:rsidR="004C564A" w:rsidRPr="0068751A" w:rsidRDefault="00463587" w:rsidP="003C65E4">
      <w:pPr>
        <w:pStyle w:val="ListParagraph"/>
        <w:numPr>
          <w:ilvl w:val="1"/>
          <w:numId w:val="12"/>
        </w:numPr>
      </w:pPr>
      <w:r w:rsidRPr="0068751A">
        <w:t>Soft Block (general block, with specific permits</w:t>
      </w:r>
      <w:r w:rsidR="001E64B8" w:rsidRPr="0068751A">
        <w:t>, non-terminating, proceed to next group</w:t>
      </w:r>
      <w:r w:rsidRPr="0068751A">
        <w:t>)</w:t>
      </w:r>
      <w:r w:rsidR="00281CCF" w:rsidRPr="0068751A">
        <w:t xml:space="preserve"> - or think of this as a Block, and then a ‘no’ for ‘termination’</w:t>
      </w:r>
    </w:p>
    <w:p w14:paraId="46ACCD1A" w14:textId="20C833FA" w:rsidR="004C564A" w:rsidRPr="0068751A" w:rsidRDefault="00463587" w:rsidP="003C65E4">
      <w:pPr>
        <w:pStyle w:val="ListParagraph"/>
        <w:numPr>
          <w:ilvl w:val="1"/>
          <w:numId w:val="12"/>
        </w:numPr>
      </w:pPr>
      <w:r w:rsidRPr="0068751A">
        <w:t>Allow (non-terminate, proceed to next</w:t>
      </w:r>
      <w:r w:rsidR="006623A3">
        <w:t>, continue to FW rules</w:t>
      </w:r>
      <w:r w:rsidRPr="0068751A">
        <w:t>)</w:t>
      </w:r>
      <w:r w:rsidR="00367D2B" w:rsidRPr="0068751A">
        <w:t xml:space="preserve">  </w:t>
      </w:r>
    </w:p>
    <w:p w14:paraId="0056C290" w14:textId="48B56E4A" w:rsidR="00463587" w:rsidRPr="0068751A" w:rsidRDefault="00367D2B" w:rsidP="003C65E4">
      <w:pPr>
        <w:pStyle w:val="ListParagraph"/>
        <w:numPr>
          <w:ilvl w:val="1"/>
          <w:numId w:val="12"/>
        </w:numPr>
      </w:pPr>
      <w:r w:rsidRPr="0068751A">
        <w:t>Default action = Deny</w:t>
      </w:r>
    </w:p>
    <w:p w14:paraId="6BDA460B" w14:textId="0D9D9A8B" w:rsidR="00367D2B" w:rsidRPr="0068751A" w:rsidRDefault="00367D2B" w:rsidP="003C65E4">
      <w:pPr>
        <w:pStyle w:val="ListParagraph"/>
        <w:numPr>
          <w:ilvl w:val="0"/>
          <w:numId w:val="12"/>
        </w:numPr>
      </w:pPr>
      <w:r w:rsidRPr="0068751A">
        <w:lastRenderedPageBreak/>
        <w:t>ACL Group:  evaluate rules based on Priority</w:t>
      </w:r>
      <w:r w:rsidR="001E64B8" w:rsidRPr="0068751A">
        <w:t xml:space="preserve"> (within an ACL Group)</w:t>
      </w:r>
      <w:r w:rsidRPr="0068751A">
        <w:t>; Term</w:t>
      </w:r>
      <w:r w:rsidR="001E64B8" w:rsidRPr="0068751A">
        <w:t>inate</w:t>
      </w:r>
      <w:r w:rsidRPr="0068751A">
        <w:t xml:space="preserve"> vs non-Term</w:t>
      </w:r>
      <w:r w:rsidR="001E64B8" w:rsidRPr="0068751A">
        <w:t>inate</w:t>
      </w:r>
      <w:r w:rsidRPr="0068751A">
        <w:t xml:space="preserve"> </w:t>
      </w:r>
      <w:r w:rsidR="007E6EA3" w:rsidRPr="0068751A">
        <w:t>pertains to</w:t>
      </w:r>
      <w:r w:rsidRPr="0068751A">
        <w:t xml:space="preserve"> the Pipeline</w:t>
      </w:r>
    </w:p>
    <w:p w14:paraId="3245F66C" w14:textId="694C283F" w:rsidR="00807453" w:rsidRPr="00D96FEA" w:rsidRDefault="00807453" w:rsidP="00807453">
      <w:pPr>
        <w:rPr>
          <w:b/>
          <w:bCs/>
        </w:rPr>
      </w:pPr>
      <w:r w:rsidRPr="00D96FEA">
        <w:rPr>
          <w:b/>
          <w:bCs/>
        </w:rPr>
        <w:t>ACL</w:t>
      </w:r>
      <w:r>
        <w:rPr>
          <w:b/>
          <w:bCs/>
        </w:rPr>
        <w:t>_LEVEL1</w:t>
      </w:r>
      <w:r w:rsidR="00F87412">
        <w:rPr>
          <w:b/>
          <w:bCs/>
        </w:rPr>
        <w:t xml:space="preserve"> (VNET Lookup)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87"/>
        <w:gridCol w:w="1452"/>
        <w:gridCol w:w="818"/>
        <w:gridCol w:w="1232"/>
        <w:gridCol w:w="960"/>
        <w:gridCol w:w="784"/>
        <w:gridCol w:w="864"/>
        <w:gridCol w:w="1349"/>
      </w:tblGrid>
      <w:tr w:rsidR="00807453" w14:paraId="4674F0D5" w14:textId="77777777" w:rsidTr="00867939">
        <w:tc>
          <w:tcPr>
            <w:tcW w:w="2334" w:type="dxa"/>
            <w:shd w:val="clear" w:color="auto" w:fill="9CC2E5" w:themeFill="accent5" w:themeFillTint="99"/>
          </w:tcPr>
          <w:p w14:paraId="410B6D98" w14:textId="77777777" w:rsidR="00807453" w:rsidRDefault="00807453" w:rsidP="00867939">
            <w:r>
              <w:t>Source</w:t>
            </w:r>
          </w:p>
        </w:tc>
        <w:tc>
          <w:tcPr>
            <w:tcW w:w="1734" w:type="dxa"/>
            <w:shd w:val="clear" w:color="auto" w:fill="9CC2E5" w:themeFill="accent5" w:themeFillTint="99"/>
          </w:tcPr>
          <w:p w14:paraId="6E782A52" w14:textId="77777777" w:rsidR="00807453" w:rsidRDefault="00807453" w:rsidP="00867939">
            <w:r>
              <w:t>Destination</w:t>
            </w:r>
          </w:p>
        </w:tc>
        <w:tc>
          <w:tcPr>
            <w:tcW w:w="1350" w:type="dxa"/>
            <w:shd w:val="clear" w:color="auto" w:fill="9CC2E5" w:themeFill="accent5" w:themeFillTint="99"/>
          </w:tcPr>
          <w:p w14:paraId="12FC7E48" w14:textId="77777777" w:rsidR="00807453" w:rsidRDefault="00807453" w:rsidP="00867939">
            <w:r>
              <w:t>Source Port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7B85589C" w14:textId="77777777" w:rsidR="00807453" w:rsidRDefault="00807453" w:rsidP="00867939">
            <w:r>
              <w:t>Destination Port</w:t>
            </w:r>
          </w:p>
        </w:tc>
        <w:tc>
          <w:tcPr>
            <w:tcW w:w="1620" w:type="dxa"/>
            <w:shd w:val="clear" w:color="auto" w:fill="9CC2E5" w:themeFill="accent5" w:themeFillTint="99"/>
          </w:tcPr>
          <w:p w14:paraId="45A54B50" w14:textId="77777777" w:rsidR="00807453" w:rsidRDefault="00807453" w:rsidP="00867939">
            <w:r>
              <w:t>Protocol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7147129A" w14:textId="7D025156" w:rsidR="00807453" w:rsidRDefault="00807453" w:rsidP="00867939">
            <w:r>
              <w:t>Action</w:t>
            </w:r>
          </w:p>
        </w:tc>
        <w:tc>
          <w:tcPr>
            <w:tcW w:w="1170" w:type="dxa"/>
            <w:shd w:val="clear" w:color="auto" w:fill="9CC2E5" w:themeFill="accent5" w:themeFillTint="99"/>
          </w:tcPr>
          <w:p w14:paraId="4EA19648" w14:textId="77777777" w:rsidR="00807453" w:rsidRDefault="00807453" w:rsidP="00867939">
            <w:r>
              <w:t>Priority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280F1735" w14:textId="77777777" w:rsidR="00807453" w:rsidRDefault="00807453" w:rsidP="00867939">
            <w:r>
              <w:t>Exit ACL pipeline on hit?</w:t>
            </w:r>
          </w:p>
          <w:p w14:paraId="65FA17EE" w14:textId="77777777" w:rsidR="00807453" w:rsidRDefault="00807453" w:rsidP="00867939">
            <w:r>
              <w:t>(Is Terminating)</w:t>
            </w:r>
          </w:p>
        </w:tc>
      </w:tr>
      <w:tr w:rsidR="00807453" w14:paraId="09F6F57D" w14:textId="77777777" w:rsidTr="00867939">
        <w:tc>
          <w:tcPr>
            <w:tcW w:w="2334" w:type="dxa"/>
          </w:tcPr>
          <w:p w14:paraId="0F480063" w14:textId="77777777" w:rsidR="00807453" w:rsidRDefault="00807453" w:rsidP="00867939">
            <w:r>
              <w:t>10.0.0.0/24, 20.0.0.0/24,</w:t>
            </w:r>
          </w:p>
          <w:p w14:paraId="584383BF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31220F8D" w14:textId="77777777" w:rsidR="00807453" w:rsidRDefault="00807453" w:rsidP="00867939">
            <w:r>
              <w:t>10.0.0.10/32</w:t>
            </w:r>
          </w:p>
          <w:p w14:paraId="02BB73E9" w14:textId="77777777" w:rsidR="00807453" w:rsidRDefault="00807453" w:rsidP="00867939">
            <w:r>
              <w:t>10.0.0.11/32</w:t>
            </w:r>
          </w:p>
          <w:p w14:paraId="6C5A6365" w14:textId="77777777" w:rsidR="00807453" w:rsidRDefault="00807453" w:rsidP="00867939">
            <w:r>
              <w:t>10.0.0.12/32</w:t>
            </w:r>
          </w:p>
          <w:p w14:paraId="62A40AE9" w14:textId="77777777" w:rsidR="00807453" w:rsidRDefault="00807453" w:rsidP="00867939">
            <w:r>
              <w:t>10.0.0.13/32</w:t>
            </w:r>
          </w:p>
          <w:p w14:paraId="4A4368BB" w14:textId="77777777" w:rsidR="00807453" w:rsidRDefault="00807453" w:rsidP="00867939">
            <w:r>
              <w:t>10.0.0.14/32</w:t>
            </w:r>
          </w:p>
          <w:p w14:paraId="1715B0D7" w14:textId="77777777" w:rsidR="00807453" w:rsidRDefault="00807453" w:rsidP="00867939">
            <w:r>
              <w:t>30.0.0.0/24</w:t>
            </w:r>
          </w:p>
          <w:p w14:paraId="362DF8F4" w14:textId="77777777" w:rsidR="00807453" w:rsidRDefault="00807453" w:rsidP="00867939"/>
        </w:tc>
        <w:tc>
          <w:tcPr>
            <w:tcW w:w="1350" w:type="dxa"/>
          </w:tcPr>
          <w:p w14:paraId="1CB4821C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3F01B00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3D48BCFF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2A874EFE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3EE1D46" w14:textId="77777777" w:rsidR="00807453" w:rsidRDefault="00807453" w:rsidP="00867939">
            <w:r>
              <w:t>0</w:t>
            </w:r>
          </w:p>
        </w:tc>
        <w:tc>
          <w:tcPr>
            <w:tcW w:w="2340" w:type="dxa"/>
          </w:tcPr>
          <w:p w14:paraId="00E5C659" w14:textId="77777777" w:rsidR="00807453" w:rsidRDefault="00807453" w:rsidP="00867939">
            <w:r>
              <w:t>No</w:t>
            </w:r>
          </w:p>
        </w:tc>
      </w:tr>
      <w:tr w:rsidR="00807453" w14:paraId="7304980D" w14:textId="77777777" w:rsidTr="00867939">
        <w:tc>
          <w:tcPr>
            <w:tcW w:w="2334" w:type="dxa"/>
          </w:tcPr>
          <w:p w14:paraId="623475E1" w14:textId="77777777" w:rsidR="00807453" w:rsidRDefault="00807453" w:rsidP="00867939">
            <w:r>
              <w:t>10.0.0.0/24, 20.0.0.0/24,</w:t>
            </w:r>
          </w:p>
          <w:p w14:paraId="119B2A4C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08B25079" w14:textId="77777777" w:rsidR="00807453" w:rsidRDefault="00807453" w:rsidP="00867939">
            <w:r>
              <w:t>10.0.0.200/32</w:t>
            </w:r>
          </w:p>
        </w:tc>
        <w:tc>
          <w:tcPr>
            <w:tcW w:w="1350" w:type="dxa"/>
          </w:tcPr>
          <w:p w14:paraId="3BC5E18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316A2BB9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511C21B6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3F46243A" w14:textId="77777777" w:rsidR="00807453" w:rsidRDefault="00807453" w:rsidP="00867939"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00E88823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73BB49A1" w14:textId="77777777" w:rsidR="00807453" w:rsidRDefault="00807453" w:rsidP="00867939">
            <w:r>
              <w:t>No</w:t>
            </w:r>
          </w:p>
        </w:tc>
      </w:tr>
      <w:tr w:rsidR="00807453" w14:paraId="1340F2B6" w14:textId="77777777" w:rsidTr="00867939">
        <w:tc>
          <w:tcPr>
            <w:tcW w:w="2334" w:type="dxa"/>
          </w:tcPr>
          <w:p w14:paraId="124A2C20" w14:textId="77777777" w:rsidR="00807453" w:rsidRDefault="00807453" w:rsidP="00867939">
            <w:r>
              <w:t>10.0.0.0/24, 20.0.0.0/24,</w:t>
            </w:r>
          </w:p>
          <w:p w14:paraId="428B95C6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7FFDB813" w14:textId="77777777" w:rsidR="00807453" w:rsidRDefault="00807453" w:rsidP="00867939">
            <w:r>
              <w:t>10.0.0.201/32</w:t>
            </w:r>
          </w:p>
        </w:tc>
        <w:tc>
          <w:tcPr>
            <w:tcW w:w="1350" w:type="dxa"/>
          </w:tcPr>
          <w:p w14:paraId="438BA75D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FA07B5E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2AA9A429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490B78A9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5820B4F9" w14:textId="77777777" w:rsidR="00807453" w:rsidRDefault="00807453" w:rsidP="00867939">
            <w:r>
              <w:t>2</w:t>
            </w:r>
          </w:p>
        </w:tc>
        <w:tc>
          <w:tcPr>
            <w:tcW w:w="2340" w:type="dxa"/>
          </w:tcPr>
          <w:p w14:paraId="79CB9C87" w14:textId="77777777" w:rsidR="00807453" w:rsidRDefault="00807453" w:rsidP="00867939">
            <w:r>
              <w:t>Yes</w:t>
            </w:r>
          </w:p>
        </w:tc>
      </w:tr>
      <w:tr w:rsidR="00807453" w14:paraId="21DB229E" w14:textId="77777777" w:rsidTr="00867939">
        <w:tc>
          <w:tcPr>
            <w:tcW w:w="2334" w:type="dxa"/>
          </w:tcPr>
          <w:p w14:paraId="3DABF9C6" w14:textId="77777777" w:rsidR="00807453" w:rsidRDefault="00807453" w:rsidP="00867939">
            <w:r>
              <w:t>10.0.0.0/24, 20.0.0.0/24,</w:t>
            </w:r>
          </w:p>
          <w:p w14:paraId="0999E99D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70A3E6DA" w14:textId="77777777" w:rsidR="00807453" w:rsidRDefault="00807453" w:rsidP="00867939">
            <w:r>
              <w:t>10.0.0.202/32</w:t>
            </w:r>
          </w:p>
        </w:tc>
        <w:tc>
          <w:tcPr>
            <w:tcW w:w="1350" w:type="dxa"/>
          </w:tcPr>
          <w:p w14:paraId="5ADC2996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B344B04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302EA508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087DEFD0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6265B21D" w14:textId="77777777" w:rsidR="00807453" w:rsidRDefault="00807453" w:rsidP="00867939">
            <w:r>
              <w:t>3</w:t>
            </w:r>
          </w:p>
        </w:tc>
        <w:tc>
          <w:tcPr>
            <w:tcW w:w="2340" w:type="dxa"/>
          </w:tcPr>
          <w:p w14:paraId="726EDB2C" w14:textId="77777777" w:rsidR="00807453" w:rsidRDefault="00807453" w:rsidP="00867939">
            <w:r>
              <w:t>Yes</w:t>
            </w:r>
          </w:p>
        </w:tc>
      </w:tr>
      <w:tr w:rsidR="00807453" w14:paraId="60D3AAF2" w14:textId="77777777" w:rsidTr="00867939">
        <w:tc>
          <w:tcPr>
            <w:tcW w:w="2334" w:type="dxa"/>
          </w:tcPr>
          <w:p w14:paraId="6ECBD625" w14:textId="77777777" w:rsidR="00807453" w:rsidRDefault="00807453" w:rsidP="00867939">
            <w:r>
              <w:t>10.0.0.0/24, 20.0.0.0/24,</w:t>
            </w:r>
          </w:p>
          <w:p w14:paraId="1CE345FA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56003719" w14:textId="77777777" w:rsidR="00807453" w:rsidRDefault="00807453" w:rsidP="00867939">
            <w:r>
              <w:t>10.0.0.203/32</w:t>
            </w:r>
          </w:p>
        </w:tc>
        <w:tc>
          <w:tcPr>
            <w:tcW w:w="1350" w:type="dxa"/>
          </w:tcPr>
          <w:p w14:paraId="614EAB86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22170DAC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697438BA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2AB12F15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6A68079A" w14:textId="77777777" w:rsidR="00807453" w:rsidRDefault="00807453" w:rsidP="00867939">
            <w:r>
              <w:t>4</w:t>
            </w:r>
          </w:p>
        </w:tc>
        <w:tc>
          <w:tcPr>
            <w:tcW w:w="2340" w:type="dxa"/>
          </w:tcPr>
          <w:p w14:paraId="33F88A05" w14:textId="77777777" w:rsidR="00807453" w:rsidRDefault="00807453" w:rsidP="00867939">
            <w:r>
              <w:t>No</w:t>
            </w:r>
          </w:p>
        </w:tc>
      </w:tr>
      <w:tr w:rsidR="00807453" w14:paraId="26AD97B1" w14:textId="77777777" w:rsidTr="00867939">
        <w:tc>
          <w:tcPr>
            <w:tcW w:w="2334" w:type="dxa"/>
          </w:tcPr>
          <w:p w14:paraId="3351EA8B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689FAE29" w14:textId="77777777" w:rsidR="00807453" w:rsidRDefault="00807453" w:rsidP="00867939">
            <w:r>
              <w:t>8.8.8.8/32</w:t>
            </w:r>
          </w:p>
        </w:tc>
        <w:tc>
          <w:tcPr>
            <w:tcW w:w="1350" w:type="dxa"/>
          </w:tcPr>
          <w:p w14:paraId="50E948AA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20957F9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224BC767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02D7935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7B8FC855" w14:textId="77777777" w:rsidR="00807453" w:rsidRDefault="00807453" w:rsidP="00867939">
            <w:r>
              <w:t>5</w:t>
            </w:r>
          </w:p>
        </w:tc>
        <w:tc>
          <w:tcPr>
            <w:tcW w:w="2340" w:type="dxa"/>
          </w:tcPr>
          <w:p w14:paraId="56055C2A" w14:textId="77777777" w:rsidR="00807453" w:rsidRDefault="00807453" w:rsidP="00867939">
            <w:r>
              <w:t>Yes</w:t>
            </w:r>
          </w:p>
        </w:tc>
      </w:tr>
      <w:tr w:rsidR="00807453" w14:paraId="4427BCD2" w14:textId="77777777" w:rsidTr="00867939">
        <w:tc>
          <w:tcPr>
            <w:tcW w:w="2334" w:type="dxa"/>
          </w:tcPr>
          <w:p w14:paraId="6CA1325F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7F1654E1" w14:textId="77777777" w:rsidR="00807453" w:rsidRDefault="00807453" w:rsidP="00867939">
            <w:r>
              <w:t>8.8.8.8/32</w:t>
            </w:r>
          </w:p>
        </w:tc>
        <w:tc>
          <w:tcPr>
            <w:tcW w:w="1350" w:type="dxa"/>
          </w:tcPr>
          <w:p w14:paraId="16C32B02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855BB86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6C07EEAD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075C4B60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7AC46455" w14:textId="77777777" w:rsidR="00807453" w:rsidRDefault="00807453" w:rsidP="00867939">
            <w:r>
              <w:t>6</w:t>
            </w:r>
          </w:p>
        </w:tc>
        <w:tc>
          <w:tcPr>
            <w:tcW w:w="2340" w:type="dxa"/>
          </w:tcPr>
          <w:p w14:paraId="5B4A1580" w14:textId="77777777" w:rsidR="00807453" w:rsidRDefault="00807453" w:rsidP="00867939">
            <w:r>
              <w:t>Yes</w:t>
            </w:r>
          </w:p>
        </w:tc>
      </w:tr>
      <w:tr w:rsidR="00807453" w14:paraId="1AD8F82C" w14:textId="77777777" w:rsidTr="00867939">
        <w:tc>
          <w:tcPr>
            <w:tcW w:w="2334" w:type="dxa"/>
          </w:tcPr>
          <w:p w14:paraId="43839EA7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2B6A48C2" w14:textId="77777777" w:rsidR="00807453" w:rsidRDefault="00807453" w:rsidP="00867939">
            <w:r>
              <w:t>9.9.9.9/32</w:t>
            </w:r>
          </w:p>
        </w:tc>
        <w:tc>
          <w:tcPr>
            <w:tcW w:w="1350" w:type="dxa"/>
          </w:tcPr>
          <w:p w14:paraId="2775F705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73924BA9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4E6D923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C8F6A0D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04E44A4B" w14:textId="77777777" w:rsidR="00807453" w:rsidRDefault="00807453" w:rsidP="00867939">
            <w:r>
              <w:t>7</w:t>
            </w:r>
          </w:p>
        </w:tc>
        <w:tc>
          <w:tcPr>
            <w:tcW w:w="2340" w:type="dxa"/>
          </w:tcPr>
          <w:p w14:paraId="4502E35B" w14:textId="77777777" w:rsidR="00807453" w:rsidRDefault="00807453" w:rsidP="00867939">
            <w:r>
              <w:t>Yes</w:t>
            </w:r>
          </w:p>
        </w:tc>
      </w:tr>
      <w:tr w:rsidR="00807453" w14:paraId="343362F4" w14:textId="77777777" w:rsidTr="00867939">
        <w:tc>
          <w:tcPr>
            <w:tcW w:w="2334" w:type="dxa"/>
          </w:tcPr>
          <w:p w14:paraId="10B568DC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1A846E3B" w14:textId="77777777" w:rsidR="00807453" w:rsidRDefault="00807453" w:rsidP="00867939">
            <w:r>
              <w:t>*</w:t>
            </w:r>
          </w:p>
        </w:tc>
        <w:tc>
          <w:tcPr>
            <w:tcW w:w="1350" w:type="dxa"/>
          </w:tcPr>
          <w:p w14:paraId="65858AA6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F24EB81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566B8E9A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774A8282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007DA9E5" w14:textId="77777777" w:rsidR="00807453" w:rsidRDefault="00807453" w:rsidP="00867939">
            <w:r>
              <w:t>8</w:t>
            </w:r>
          </w:p>
        </w:tc>
        <w:tc>
          <w:tcPr>
            <w:tcW w:w="2340" w:type="dxa"/>
          </w:tcPr>
          <w:p w14:paraId="6FEB629F" w14:textId="77777777" w:rsidR="00807453" w:rsidRDefault="00807453" w:rsidP="00867939">
            <w:r>
              <w:t xml:space="preserve">No </w:t>
            </w:r>
          </w:p>
        </w:tc>
      </w:tr>
      <w:tr w:rsidR="00807453" w14:paraId="7A5AD189" w14:textId="77777777" w:rsidTr="00867939">
        <w:tc>
          <w:tcPr>
            <w:tcW w:w="2334" w:type="dxa"/>
          </w:tcPr>
          <w:p w14:paraId="3267ECF4" w14:textId="77777777" w:rsidR="00807453" w:rsidRDefault="00807453" w:rsidP="00867939"/>
        </w:tc>
        <w:tc>
          <w:tcPr>
            <w:tcW w:w="1734" w:type="dxa"/>
          </w:tcPr>
          <w:p w14:paraId="57FA1CF6" w14:textId="77777777" w:rsidR="00807453" w:rsidRDefault="00807453" w:rsidP="00867939"/>
        </w:tc>
        <w:tc>
          <w:tcPr>
            <w:tcW w:w="1350" w:type="dxa"/>
          </w:tcPr>
          <w:p w14:paraId="3135FEC8" w14:textId="77777777" w:rsidR="00807453" w:rsidRDefault="00807453" w:rsidP="00867939"/>
        </w:tc>
        <w:tc>
          <w:tcPr>
            <w:tcW w:w="1800" w:type="dxa"/>
          </w:tcPr>
          <w:p w14:paraId="7F7C0A55" w14:textId="77777777" w:rsidR="00807453" w:rsidRDefault="00807453" w:rsidP="00867939"/>
        </w:tc>
        <w:tc>
          <w:tcPr>
            <w:tcW w:w="1620" w:type="dxa"/>
          </w:tcPr>
          <w:p w14:paraId="54A54A40" w14:textId="77777777" w:rsidR="00807453" w:rsidRDefault="00807453" w:rsidP="00867939"/>
        </w:tc>
        <w:tc>
          <w:tcPr>
            <w:tcW w:w="1800" w:type="dxa"/>
          </w:tcPr>
          <w:p w14:paraId="641E5E54" w14:textId="77777777" w:rsidR="00807453" w:rsidRDefault="00807453" w:rsidP="00867939"/>
        </w:tc>
        <w:tc>
          <w:tcPr>
            <w:tcW w:w="1170" w:type="dxa"/>
          </w:tcPr>
          <w:p w14:paraId="7C1597A0" w14:textId="77777777" w:rsidR="00807453" w:rsidRDefault="00807453" w:rsidP="00867939"/>
        </w:tc>
        <w:tc>
          <w:tcPr>
            <w:tcW w:w="2340" w:type="dxa"/>
          </w:tcPr>
          <w:p w14:paraId="6366D088" w14:textId="77777777" w:rsidR="00807453" w:rsidRDefault="00807453" w:rsidP="00867939"/>
        </w:tc>
      </w:tr>
      <w:tr w:rsidR="00807453" w14:paraId="74F1F518" w14:textId="77777777" w:rsidTr="00867939">
        <w:tc>
          <w:tcPr>
            <w:tcW w:w="2334" w:type="dxa"/>
          </w:tcPr>
          <w:p w14:paraId="092576B3" w14:textId="77777777" w:rsidR="00807453" w:rsidRDefault="00807453" w:rsidP="00867939"/>
          <w:p w14:paraId="7D47634D" w14:textId="77777777" w:rsidR="00807453" w:rsidRDefault="00807453" w:rsidP="00867939"/>
        </w:tc>
        <w:tc>
          <w:tcPr>
            <w:tcW w:w="1734" w:type="dxa"/>
          </w:tcPr>
          <w:p w14:paraId="36B97C9B" w14:textId="77777777" w:rsidR="00807453" w:rsidRDefault="00807453" w:rsidP="00867939"/>
        </w:tc>
        <w:tc>
          <w:tcPr>
            <w:tcW w:w="1350" w:type="dxa"/>
          </w:tcPr>
          <w:p w14:paraId="04EE1510" w14:textId="77777777" w:rsidR="00807453" w:rsidRDefault="00807453" w:rsidP="00867939"/>
        </w:tc>
        <w:tc>
          <w:tcPr>
            <w:tcW w:w="1800" w:type="dxa"/>
          </w:tcPr>
          <w:p w14:paraId="3CAAB69E" w14:textId="77777777" w:rsidR="00807453" w:rsidRDefault="00807453" w:rsidP="00867939"/>
        </w:tc>
        <w:tc>
          <w:tcPr>
            <w:tcW w:w="1620" w:type="dxa"/>
          </w:tcPr>
          <w:p w14:paraId="7C2CA0E3" w14:textId="77777777" w:rsidR="00807453" w:rsidRDefault="00807453" w:rsidP="00867939"/>
        </w:tc>
        <w:tc>
          <w:tcPr>
            <w:tcW w:w="1800" w:type="dxa"/>
          </w:tcPr>
          <w:p w14:paraId="57252E55" w14:textId="77777777" w:rsidR="00807453" w:rsidRDefault="00807453" w:rsidP="00867939"/>
        </w:tc>
        <w:tc>
          <w:tcPr>
            <w:tcW w:w="1170" w:type="dxa"/>
          </w:tcPr>
          <w:p w14:paraId="486F551C" w14:textId="77777777" w:rsidR="00807453" w:rsidRDefault="00807453" w:rsidP="00867939"/>
        </w:tc>
        <w:tc>
          <w:tcPr>
            <w:tcW w:w="2340" w:type="dxa"/>
          </w:tcPr>
          <w:p w14:paraId="7220F207" w14:textId="77777777" w:rsidR="00807453" w:rsidRDefault="00807453" w:rsidP="00867939"/>
        </w:tc>
      </w:tr>
    </w:tbl>
    <w:p w14:paraId="63E81F76" w14:textId="77777777" w:rsidR="0068751A" w:rsidRDefault="0068751A" w:rsidP="00807453">
      <w:pPr>
        <w:rPr>
          <w:b/>
          <w:bCs/>
        </w:rPr>
      </w:pPr>
    </w:p>
    <w:p w14:paraId="707B5A70" w14:textId="77777777" w:rsidR="0068751A" w:rsidRDefault="0068751A" w:rsidP="00807453">
      <w:pPr>
        <w:rPr>
          <w:b/>
          <w:bCs/>
        </w:rPr>
      </w:pPr>
    </w:p>
    <w:p w14:paraId="6769E0AE" w14:textId="77777777" w:rsidR="00F87412" w:rsidRDefault="00F87412" w:rsidP="00807453">
      <w:pPr>
        <w:rPr>
          <w:b/>
          <w:bCs/>
        </w:rPr>
      </w:pPr>
    </w:p>
    <w:p w14:paraId="015491FC" w14:textId="44C88160" w:rsidR="00807453" w:rsidRPr="00D96FEA" w:rsidRDefault="00807453" w:rsidP="00807453">
      <w:pPr>
        <w:rPr>
          <w:b/>
          <w:bCs/>
        </w:rPr>
      </w:pPr>
      <w:r w:rsidRPr="00D96FEA">
        <w:rPr>
          <w:b/>
          <w:bCs/>
        </w:rPr>
        <w:lastRenderedPageBreak/>
        <w:t>ACL</w:t>
      </w:r>
      <w:r>
        <w:rPr>
          <w:b/>
          <w:bCs/>
        </w:rPr>
        <w:t>_LEVEL2</w:t>
      </w:r>
      <w:r w:rsidR="00C45D3D">
        <w:rPr>
          <w:b/>
          <w:bCs/>
        </w:rPr>
        <w:t xml:space="preserve"> (</w:t>
      </w:r>
      <w:r w:rsidR="00F87412">
        <w:rPr>
          <w:b/>
          <w:bCs/>
        </w:rPr>
        <w:t>Customer/</w:t>
      </w:r>
      <w:r w:rsidR="00C45D3D">
        <w:rPr>
          <w:b/>
          <w:bCs/>
        </w:rPr>
        <w:t>User FW rules</w:t>
      </w:r>
      <w:r w:rsidR="00462F8A">
        <w:rPr>
          <w:b/>
          <w:bCs/>
        </w:rPr>
        <w:t xml:space="preserve"> – portal.azure.com</w:t>
      </w:r>
      <w:r w:rsidR="00C45D3D">
        <w:rPr>
          <w:b/>
          <w:bCs/>
        </w:rPr>
        <w:t>)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40"/>
        <w:gridCol w:w="1462"/>
        <w:gridCol w:w="823"/>
        <w:gridCol w:w="1240"/>
        <w:gridCol w:w="966"/>
        <w:gridCol w:w="788"/>
        <w:gridCol w:w="869"/>
        <w:gridCol w:w="1358"/>
      </w:tblGrid>
      <w:tr w:rsidR="00807453" w14:paraId="23DC5404" w14:textId="77777777" w:rsidTr="00867939">
        <w:tc>
          <w:tcPr>
            <w:tcW w:w="2334" w:type="dxa"/>
            <w:shd w:val="clear" w:color="auto" w:fill="9CC2E5" w:themeFill="accent5" w:themeFillTint="99"/>
          </w:tcPr>
          <w:p w14:paraId="24711231" w14:textId="77777777" w:rsidR="00807453" w:rsidRDefault="00807453" w:rsidP="00867939">
            <w:r>
              <w:t>Source</w:t>
            </w:r>
          </w:p>
        </w:tc>
        <w:tc>
          <w:tcPr>
            <w:tcW w:w="1734" w:type="dxa"/>
            <w:shd w:val="clear" w:color="auto" w:fill="9CC2E5" w:themeFill="accent5" w:themeFillTint="99"/>
          </w:tcPr>
          <w:p w14:paraId="20D3AAA2" w14:textId="77777777" w:rsidR="00807453" w:rsidRDefault="00807453" w:rsidP="00867939">
            <w:r>
              <w:t>Destination</w:t>
            </w:r>
          </w:p>
        </w:tc>
        <w:tc>
          <w:tcPr>
            <w:tcW w:w="1350" w:type="dxa"/>
            <w:shd w:val="clear" w:color="auto" w:fill="9CC2E5" w:themeFill="accent5" w:themeFillTint="99"/>
          </w:tcPr>
          <w:p w14:paraId="7345DD1B" w14:textId="77777777" w:rsidR="00807453" w:rsidRDefault="00807453" w:rsidP="00867939">
            <w:r>
              <w:t>Source Port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5A404B9B" w14:textId="77777777" w:rsidR="00807453" w:rsidRDefault="00807453" w:rsidP="00867939">
            <w:r>
              <w:t>Destination Port</w:t>
            </w:r>
          </w:p>
        </w:tc>
        <w:tc>
          <w:tcPr>
            <w:tcW w:w="1620" w:type="dxa"/>
            <w:shd w:val="clear" w:color="auto" w:fill="9CC2E5" w:themeFill="accent5" w:themeFillTint="99"/>
          </w:tcPr>
          <w:p w14:paraId="6FA16607" w14:textId="77777777" w:rsidR="00807453" w:rsidRDefault="00807453" w:rsidP="00867939">
            <w:r>
              <w:t>Protocol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1DD409E4" w14:textId="77777777" w:rsidR="00807453" w:rsidRDefault="00807453" w:rsidP="00867939">
            <w:r>
              <w:t>Action</w:t>
            </w:r>
          </w:p>
        </w:tc>
        <w:tc>
          <w:tcPr>
            <w:tcW w:w="1170" w:type="dxa"/>
            <w:shd w:val="clear" w:color="auto" w:fill="9CC2E5" w:themeFill="accent5" w:themeFillTint="99"/>
          </w:tcPr>
          <w:p w14:paraId="6A8C204E" w14:textId="77777777" w:rsidR="00807453" w:rsidRDefault="00807453" w:rsidP="00867939">
            <w:r>
              <w:t>Priority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1CC03E2F" w14:textId="77777777" w:rsidR="00807453" w:rsidRDefault="00807453" w:rsidP="00867939">
            <w:r>
              <w:t>Exit ACL pipeline on hit?</w:t>
            </w:r>
          </w:p>
          <w:p w14:paraId="161E4F7E" w14:textId="77777777" w:rsidR="00807453" w:rsidRDefault="00807453" w:rsidP="00867939">
            <w:r>
              <w:t>(Is Terminating)</w:t>
            </w:r>
          </w:p>
        </w:tc>
      </w:tr>
      <w:tr w:rsidR="00807453" w14:paraId="5B0F430D" w14:textId="77777777" w:rsidTr="00867939">
        <w:tc>
          <w:tcPr>
            <w:tcW w:w="2334" w:type="dxa"/>
          </w:tcPr>
          <w:p w14:paraId="568FDC9E" w14:textId="77777777" w:rsidR="00807453" w:rsidRDefault="00807453" w:rsidP="00867939">
            <w:r>
              <w:t>10.0.0.0/24</w:t>
            </w:r>
          </w:p>
        </w:tc>
        <w:tc>
          <w:tcPr>
            <w:tcW w:w="1734" w:type="dxa"/>
          </w:tcPr>
          <w:p w14:paraId="680F77F5" w14:textId="77777777" w:rsidR="00807453" w:rsidRDefault="00807453" w:rsidP="00867939">
            <w:r>
              <w:t>*</w:t>
            </w:r>
          </w:p>
        </w:tc>
        <w:tc>
          <w:tcPr>
            <w:tcW w:w="1350" w:type="dxa"/>
          </w:tcPr>
          <w:p w14:paraId="3479D4A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0E11FE1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790E092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2C03EEBF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DEAE796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27C322EF" w14:textId="77777777" w:rsidR="00807453" w:rsidRDefault="00807453" w:rsidP="00867939">
            <w:r>
              <w:t>No</w:t>
            </w:r>
          </w:p>
          <w:p w14:paraId="04200292" w14:textId="77777777" w:rsidR="00807453" w:rsidRDefault="00807453" w:rsidP="00867939"/>
        </w:tc>
      </w:tr>
      <w:tr w:rsidR="00807453" w14:paraId="68FC5B03" w14:textId="77777777" w:rsidTr="00867939">
        <w:tc>
          <w:tcPr>
            <w:tcW w:w="2334" w:type="dxa"/>
          </w:tcPr>
          <w:p w14:paraId="738C2369" w14:textId="77777777" w:rsidR="00807453" w:rsidRDefault="00807453" w:rsidP="00867939">
            <w:r>
              <w:t>10.0.0.0/24</w:t>
            </w:r>
          </w:p>
        </w:tc>
        <w:tc>
          <w:tcPr>
            <w:tcW w:w="1734" w:type="dxa"/>
          </w:tcPr>
          <w:p w14:paraId="62375D3E" w14:textId="77777777" w:rsidR="00807453" w:rsidRDefault="00807453" w:rsidP="00867939">
            <w:r>
              <w:t>10.0.0.202/32</w:t>
            </w:r>
          </w:p>
        </w:tc>
        <w:tc>
          <w:tcPr>
            <w:tcW w:w="1350" w:type="dxa"/>
          </w:tcPr>
          <w:p w14:paraId="0100F52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1CC9CD0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04CA9887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6B4A2701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16C73D27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7481ACB3" w14:textId="77777777" w:rsidR="00807453" w:rsidRDefault="00807453" w:rsidP="00867939">
            <w:r>
              <w:t>Yes</w:t>
            </w:r>
          </w:p>
          <w:p w14:paraId="2DCB3D53" w14:textId="77777777" w:rsidR="00807453" w:rsidRDefault="00807453" w:rsidP="00867939"/>
        </w:tc>
      </w:tr>
      <w:tr w:rsidR="00807453" w14:paraId="65F64D0D" w14:textId="77777777" w:rsidTr="00867939">
        <w:tc>
          <w:tcPr>
            <w:tcW w:w="2334" w:type="dxa"/>
          </w:tcPr>
          <w:p w14:paraId="343C7555" w14:textId="77777777" w:rsidR="00807453" w:rsidRDefault="00807453" w:rsidP="00867939">
            <w:r>
              <w:t>10.0.0.0/24</w:t>
            </w:r>
          </w:p>
        </w:tc>
        <w:tc>
          <w:tcPr>
            <w:tcW w:w="1734" w:type="dxa"/>
          </w:tcPr>
          <w:p w14:paraId="0E6DFF4B" w14:textId="77777777" w:rsidR="00807453" w:rsidRDefault="00807453" w:rsidP="00867939">
            <w:r>
              <w:t>10.0.0.203/32</w:t>
            </w:r>
          </w:p>
        </w:tc>
        <w:tc>
          <w:tcPr>
            <w:tcW w:w="1350" w:type="dxa"/>
          </w:tcPr>
          <w:p w14:paraId="2CE7A9AD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E652BFC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A555018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55EE719F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3789D6D9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3E0426DD" w14:textId="77777777" w:rsidR="00807453" w:rsidRDefault="00807453" w:rsidP="00867939">
            <w:r>
              <w:t>Yes</w:t>
            </w:r>
          </w:p>
          <w:p w14:paraId="4053B291" w14:textId="77777777" w:rsidR="00807453" w:rsidRDefault="00807453" w:rsidP="00867939"/>
        </w:tc>
      </w:tr>
      <w:tr w:rsidR="00807453" w14:paraId="43B06BDC" w14:textId="77777777" w:rsidTr="00867939">
        <w:tc>
          <w:tcPr>
            <w:tcW w:w="2334" w:type="dxa"/>
          </w:tcPr>
          <w:p w14:paraId="34F6C689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7A2B554D" w14:textId="77777777" w:rsidR="00807453" w:rsidRDefault="00807453" w:rsidP="00867939">
            <w:r>
              <w:t>8.8.8.8/32</w:t>
            </w:r>
          </w:p>
        </w:tc>
        <w:tc>
          <w:tcPr>
            <w:tcW w:w="1350" w:type="dxa"/>
          </w:tcPr>
          <w:p w14:paraId="6B745B83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69E7AA3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777938D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0087B4C2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712E1FC2" w14:textId="77777777" w:rsidR="00807453" w:rsidRDefault="00807453" w:rsidP="00867939">
            <w:r>
              <w:t>2</w:t>
            </w:r>
          </w:p>
        </w:tc>
        <w:tc>
          <w:tcPr>
            <w:tcW w:w="2340" w:type="dxa"/>
          </w:tcPr>
          <w:p w14:paraId="118558E8" w14:textId="77777777" w:rsidR="00807453" w:rsidRDefault="00807453" w:rsidP="00867939">
            <w:r>
              <w:t>No</w:t>
            </w:r>
          </w:p>
        </w:tc>
      </w:tr>
      <w:tr w:rsidR="00807453" w14:paraId="6846D321" w14:textId="77777777" w:rsidTr="00867939">
        <w:tc>
          <w:tcPr>
            <w:tcW w:w="2334" w:type="dxa"/>
          </w:tcPr>
          <w:p w14:paraId="6226BDDF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034F03E2" w14:textId="77777777" w:rsidR="00807453" w:rsidRDefault="00807453" w:rsidP="00867939">
            <w:r>
              <w:t>9.9.9.9/32</w:t>
            </w:r>
          </w:p>
        </w:tc>
        <w:tc>
          <w:tcPr>
            <w:tcW w:w="1350" w:type="dxa"/>
          </w:tcPr>
          <w:p w14:paraId="0954AFD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10EADAE6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CDC6378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DE0A67B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3E5FA180" w14:textId="77777777" w:rsidR="00807453" w:rsidRDefault="00807453" w:rsidP="00867939">
            <w:r>
              <w:t>2</w:t>
            </w:r>
          </w:p>
        </w:tc>
        <w:tc>
          <w:tcPr>
            <w:tcW w:w="2340" w:type="dxa"/>
          </w:tcPr>
          <w:p w14:paraId="75C3815D" w14:textId="77777777" w:rsidR="00807453" w:rsidRDefault="00807453" w:rsidP="00867939">
            <w:r>
              <w:t>Yes</w:t>
            </w:r>
          </w:p>
        </w:tc>
      </w:tr>
      <w:tr w:rsidR="00807453" w14:paraId="72BDE5C4" w14:textId="77777777" w:rsidTr="00867939">
        <w:tc>
          <w:tcPr>
            <w:tcW w:w="2334" w:type="dxa"/>
          </w:tcPr>
          <w:p w14:paraId="001E8D0E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2F16136D" w14:textId="77777777" w:rsidR="00807453" w:rsidRDefault="00807453" w:rsidP="00867939">
            <w:r>
              <w:rPr>
                <w:b/>
                <w:bCs/>
              </w:rPr>
              <w:t>1.1.1.2/32</w:t>
            </w:r>
          </w:p>
        </w:tc>
        <w:tc>
          <w:tcPr>
            <w:tcW w:w="1350" w:type="dxa"/>
          </w:tcPr>
          <w:p w14:paraId="7CF3FF0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378CCF19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2FF1B43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669C9745" w14:textId="77777777" w:rsidR="00807453" w:rsidRPr="003F01E2" w:rsidRDefault="00807453" w:rsidP="00867939">
            <w:pPr>
              <w:rPr>
                <w:color w:val="FF0000"/>
              </w:rPr>
            </w:pPr>
            <w:r w:rsidRPr="00CC00D0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0642FB9" w14:textId="77777777" w:rsidR="00807453" w:rsidRDefault="00807453" w:rsidP="00867939">
            <w:r>
              <w:t>30</w:t>
            </w:r>
          </w:p>
        </w:tc>
        <w:tc>
          <w:tcPr>
            <w:tcW w:w="2340" w:type="dxa"/>
          </w:tcPr>
          <w:p w14:paraId="3E879723" w14:textId="77777777" w:rsidR="00807453" w:rsidRDefault="00807453" w:rsidP="00867939">
            <w:r>
              <w:t>No</w:t>
            </w:r>
          </w:p>
        </w:tc>
      </w:tr>
      <w:tr w:rsidR="00807453" w14:paraId="00E9AE11" w14:textId="77777777" w:rsidTr="00867939">
        <w:tc>
          <w:tcPr>
            <w:tcW w:w="2334" w:type="dxa"/>
          </w:tcPr>
          <w:p w14:paraId="7A24780D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641E81A2" w14:textId="77777777" w:rsidR="00807453" w:rsidRDefault="00807453" w:rsidP="00867939">
            <w:r>
              <w:t>*</w:t>
            </w:r>
          </w:p>
        </w:tc>
        <w:tc>
          <w:tcPr>
            <w:tcW w:w="1350" w:type="dxa"/>
          </w:tcPr>
          <w:p w14:paraId="016007E3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C1B2F6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9F5AAFB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00AD1F1A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0C8ED99A" w14:textId="77777777" w:rsidR="00807453" w:rsidRDefault="00807453" w:rsidP="00867939">
            <w:r>
              <w:t>3</w:t>
            </w:r>
          </w:p>
        </w:tc>
        <w:tc>
          <w:tcPr>
            <w:tcW w:w="2340" w:type="dxa"/>
          </w:tcPr>
          <w:p w14:paraId="5F3EA26A" w14:textId="77777777" w:rsidR="00807453" w:rsidRDefault="00807453" w:rsidP="00867939">
            <w:r>
              <w:t xml:space="preserve">No </w:t>
            </w:r>
          </w:p>
        </w:tc>
      </w:tr>
      <w:tr w:rsidR="00807453" w14:paraId="0CD285F6" w14:textId="77777777" w:rsidTr="00867939">
        <w:tc>
          <w:tcPr>
            <w:tcW w:w="2334" w:type="dxa"/>
          </w:tcPr>
          <w:p w14:paraId="1FC76D09" w14:textId="77777777" w:rsidR="00807453" w:rsidRDefault="00807453" w:rsidP="00867939"/>
        </w:tc>
        <w:tc>
          <w:tcPr>
            <w:tcW w:w="1734" w:type="dxa"/>
          </w:tcPr>
          <w:p w14:paraId="40AEC837" w14:textId="77777777" w:rsidR="00807453" w:rsidRDefault="00807453" w:rsidP="00867939"/>
        </w:tc>
        <w:tc>
          <w:tcPr>
            <w:tcW w:w="1350" w:type="dxa"/>
          </w:tcPr>
          <w:p w14:paraId="0C43B213" w14:textId="77777777" w:rsidR="00807453" w:rsidRDefault="00807453" w:rsidP="00867939"/>
        </w:tc>
        <w:tc>
          <w:tcPr>
            <w:tcW w:w="1800" w:type="dxa"/>
          </w:tcPr>
          <w:p w14:paraId="1C1334A8" w14:textId="77777777" w:rsidR="00807453" w:rsidRDefault="00807453" w:rsidP="00867939"/>
        </w:tc>
        <w:tc>
          <w:tcPr>
            <w:tcW w:w="1620" w:type="dxa"/>
          </w:tcPr>
          <w:p w14:paraId="27D7DBE3" w14:textId="77777777" w:rsidR="00807453" w:rsidRDefault="00807453" w:rsidP="00867939"/>
        </w:tc>
        <w:tc>
          <w:tcPr>
            <w:tcW w:w="1800" w:type="dxa"/>
          </w:tcPr>
          <w:p w14:paraId="1F1B588D" w14:textId="77777777" w:rsidR="00807453" w:rsidRDefault="00807453" w:rsidP="00867939"/>
        </w:tc>
        <w:tc>
          <w:tcPr>
            <w:tcW w:w="1170" w:type="dxa"/>
          </w:tcPr>
          <w:p w14:paraId="7720DED4" w14:textId="77777777" w:rsidR="00807453" w:rsidRDefault="00807453" w:rsidP="00867939"/>
        </w:tc>
        <w:tc>
          <w:tcPr>
            <w:tcW w:w="2340" w:type="dxa"/>
          </w:tcPr>
          <w:p w14:paraId="43116167" w14:textId="77777777" w:rsidR="00807453" w:rsidRDefault="00807453" w:rsidP="00867939"/>
        </w:tc>
      </w:tr>
      <w:tr w:rsidR="00807453" w14:paraId="3CCF9DE2" w14:textId="77777777" w:rsidTr="00867939">
        <w:tc>
          <w:tcPr>
            <w:tcW w:w="2334" w:type="dxa"/>
          </w:tcPr>
          <w:p w14:paraId="0369E42B" w14:textId="77777777" w:rsidR="00807453" w:rsidRDefault="00807453" w:rsidP="00867939"/>
          <w:p w14:paraId="10630922" w14:textId="77777777" w:rsidR="00807453" w:rsidRDefault="00807453" w:rsidP="00867939"/>
        </w:tc>
        <w:tc>
          <w:tcPr>
            <w:tcW w:w="1734" w:type="dxa"/>
          </w:tcPr>
          <w:p w14:paraId="42622A14" w14:textId="77777777" w:rsidR="00807453" w:rsidRDefault="00807453" w:rsidP="00867939"/>
        </w:tc>
        <w:tc>
          <w:tcPr>
            <w:tcW w:w="1350" w:type="dxa"/>
          </w:tcPr>
          <w:p w14:paraId="4AF51B1B" w14:textId="77777777" w:rsidR="00807453" w:rsidRDefault="00807453" w:rsidP="00867939"/>
        </w:tc>
        <w:tc>
          <w:tcPr>
            <w:tcW w:w="1800" w:type="dxa"/>
          </w:tcPr>
          <w:p w14:paraId="381DAC7B" w14:textId="77777777" w:rsidR="00807453" w:rsidRDefault="00807453" w:rsidP="00867939"/>
        </w:tc>
        <w:tc>
          <w:tcPr>
            <w:tcW w:w="1620" w:type="dxa"/>
          </w:tcPr>
          <w:p w14:paraId="656EC412" w14:textId="77777777" w:rsidR="00807453" w:rsidRDefault="00807453" w:rsidP="00867939"/>
        </w:tc>
        <w:tc>
          <w:tcPr>
            <w:tcW w:w="1800" w:type="dxa"/>
          </w:tcPr>
          <w:p w14:paraId="6564DB20" w14:textId="77777777" w:rsidR="00807453" w:rsidRDefault="00807453" w:rsidP="00867939"/>
        </w:tc>
        <w:tc>
          <w:tcPr>
            <w:tcW w:w="1170" w:type="dxa"/>
          </w:tcPr>
          <w:p w14:paraId="69374CBD" w14:textId="77777777" w:rsidR="00807453" w:rsidRDefault="00807453" w:rsidP="00867939"/>
        </w:tc>
        <w:tc>
          <w:tcPr>
            <w:tcW w:w="2340" w:type="dxa"/>
          </w:tcPr>
          <w:p w14:paraId="0987E101" w14:textId="77777777" w:rsidR="00807453" w:rsidRDefault="00807453" w:rsidP="00867939"/>
        </w:tc>
      </w:tr>
    </w:tbl>
    <w:p w14:paraId="03E8BBA0" w14:textId="77777777" w:rsidR="00807453" w:rsidRDefault="00807453" w:rsidP="00807453"/>
    <w:p w14:paraId="63F8E570" w14:textId="77777777" w:rsidR="00F87412" w:rsidRDefault="00F87412" w:rsidP="00807453">
      <w:pPr>
        <w:rPr>
          <w:b/>
          <w:bCs/>
        </w:rPr>
      </w:pPr>
    </w:p>
    <w:p w14:paraId="47996D25" w14:textId="77777777" w:rsidR="00F87412" w:rsidRDefault="00F87412" w:rsidP="00F87412">
      <w:pPr>
        <w:rPr>
          <w:b/>
          <w:bCs/>
        </w:rPr>
      </w:pPr>
      <w:r w:rsidRPr="00D96FEA">
        <w:rPr>
          <w:b/>
          <w:bCs/>
        </w:rPr>
        <w:t>ACL</w:t>
      </w:r>
      <w:r>
        <w:rPr>
          <w:b/>
          <w:bCs/>
        </w:rPr>
        <w:t>_LEVEL3</w:t>
      </w:r>
    </w:p>
    <w:p w14:paraId="1BD14D91" w14:textId="61183215" w:rsidR="00F87412" w:rsidRPr="00F87412" w:rsidRDefault="00F87412" w:rsidP="00807453">
      <w:r w:rsidRPr="00F87412">
        <w:t>Etc…</w:t>
      </w:r>
    </w:p>
    <w:p w14:paraId="75D80EED" w14:textId="77777777" w:rsidR="00F87412" w:rsidRDefault="00F87412" w:rsidP="00807453">
      <w:pPr>
        <w:rPr>
          <w:b/>
          <w:bCs/>
        </w:rPr>
      </w:pPr>
    </w:p>
    <w:p w14:paraId="12729868" w14:textId="77777777" w:rsidR="00807453" w:rsidRDefault="00807453" w:rsidP="00807453">
      <w:pPr>
        <w:rPr>
          <w:b/>
          <w:bCs/>
        </w:rPr>
      </w:pPr>
      <w:r w:rsidRPr="00ED1709">
        <w:rPr>
          <w:b/>
          <w:bCs/>
        </w:rPr>
        <w:t>Order of evaluation / priority of evaluation</w:t>
      </w:r>
    </w:p>
    <w:p w14:paraId="514D98DC" w14:textId="77777777" w:rsidR="00807453" w:rsidRPr="00ED1709" w:rsidRDefault="00807453" w:rsidP="003C65E4">
      <w:pPr>
        <w:pStyle w:val="ListParagraph"/>
        <w:numPr>
          <w:ilvl w:val="0"/>
          <w:numId w:val="13"/>
        </w:numPr>
      </w:pPr>
      <w:r w:rsidRPr="00ED1709">
        <w:t>ACL_LEVEL1 -&gt; ACL_LEVEL2</w:t>
      </w:r>
    </w:p>
    <w:p w14:paraId="28EE09EA" w14:textId="77777777" w:rsidR="00807453" w:rsidRPr="00ED1709" w:rsidRDefault="00807453" w:rsidP="00807453">
      <w:pPr>
        <w:pStyle w:val="ListParagraph"/>
        <w:rPr>
          <w:b/>
          <w:bCs/>
        </w:rPr>
      </w:pPr>
    </w:p>
    <w:p w14:paraId="4EFF0F41" w14:textId="77777777" w:rsidR="00807453" w:rsidRDefault="00807453" w:rsidP="00807453">
      <w:pPr>
        <w:rPr>
          <w:b/>
          <w:bCs/>
        </w:rPr>
      </w:pPr>
      <w:r w:rsidRPr="00ED1709">
        <w:rPr>
          <w:b/>
          <w:bCs/>
        </w:rPr>
        <w:t xml:space="preserve">Test Scenarios and expected results </w:t>
      </w:r>
    </w:p>
    <w:p w14:paraId="29F901C3" w14:textId="710E833E" w:rsidR="00807453" w:rsidRDefault="00807453" w:rsidP="003C65E4">
      <w:pPr>
        <w:pStyle w:val="ListParagraph"/>
        <w:numPr>
          <w:ilvl w:val="0"/>
          <w:numId w:val="20"/>
        </w:numPr>
      </w:pPr>
      <w:r w:rsidRPr="007E6BAA">
        <w:t>For simplicity below table only has IP conditions</w:t>
      </w:r>
      <w:r>
        <w:t xml:space="preserve">, but </w:t>
      </w:r>
      <w:r w:rsidR="00141ADB">
        <w:t xml:space="preserve">the </w:t>
      </w:r>
      <w:r>
        <w:t>same combinations exist for ports also.</w:t>
      </w:r>
    </w:p>
    <w:p w14:paraId="3FB96AA3" w14:textId="2A1A11F5" w:rsidR="00807453" w:rsidRDefault="00807453" w:rsidP="003C65E4">
      <w:pPr>
        <w:pStyle w:val="NoSpacing"/>
        <w:numPr>
          <w:ilvl w:val="0"/>
          <w:numId w:val="19"/>
        </w:numPr>
      </w:pPr>
      <w:r>
        <w:t xml:space="preserve">ACL rules are direction aware, below example is assuming a VM with source IP = 10.0.0.100 </w:t>
      </w:r>
      <w:r w:rsidR="00141ADB">
        <w:t xml:space="preserve">which </w:t>
      </w:r>
      <w:r>
        <w:t>is trying to send packets to various destinations and has above ACL rules on its v-port.</w:t>
      </w:r>
      <w:r w:rsidR="00141ADB">
        <w:br/>
      </w:r>
    </w:p>
    <w:p w14:paraId="473CB858" w14:textId="77777777" w:rsidR="00807453" w:rsidRPr="00E24F8F" w:rsidRDefault="00807453" w:rsidP="00807453">
      <w:pPr>
        <w:rPr>
          <w:b/>
          <w:bCs/>
        </w:rPr>
      </w:pPr>
      <w:r w:rsidRPr="00E24F8F">
        <w:rPr>
          <w:b/>
          <w:bCs/>
        </w:rPr>
        <w:t>Outbound Traffic</w:t>
      </w:r>
      <w:r>
        <w:rPr>
          <w:b/>
          <w:bCs/>
        </w:rPr>
        <w:t xml:space="preserve"> example evaluation and outcome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753"/>
        <w:gridCol w:w="1755"/>
        <w:gridCol w:w="1822"/>
        <w:gridCol w:w="1822"/>
        <w:gridCol w:w="1594"/>
      </w:tblGrid>
      <w:tr w:rsidR="00807453" w14:paraId="62F0A8F6" w14:textId="77777777" w:rsidTr="00867939">
        <w:tc>
          <w:tcPr>
            <w:tcW w:w="3078" w:type="dxa"/>
          </w:tcPr>
          <w:p w14:paraId="7F78EC9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Source IP</w:t>
            </w:r>
          </w:p>
        </w:tc>
        <w:tc>
          <w:tcPr>
            <w:tcW w:w="3080" w:type="dxa"/>
          </w:tcPr>
          <w:p w14:paraId="5D19813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Destination IP</w:t>
            </w:r>
          </w:p>
        </w:tc>
        <w:tc>
          <w:tcPr>
            <w:tcW w:w="3082" w:type="dxa"/>
          </w:tcPr>
          <w:p w14:paraId="36803BCF" w14:textId="77777777" w:rsidR="00807453" w:rsidRPr="00D96FEA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Decision of </w:t>
            </w:r>
            <w:r w:rsidRPr="00D96FEA">
              <w:rPr>
                <w:b/>
                <w:bCs/>
              </w:rPr>
              <w:t>ACL</w:t>
            </w:r>
            <w:r>
              <w:rPr>
                <w:b/>
                <w:bCs/>
              </w:rPr>
              <w:t>_LEVEL1</w:t>
            </w:r>
          </w:p>
          <w:p w14:paraId="7083399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082" w:type="dxa"/>
          </w:tcPr>
          <w:p w14:paraId="7544EA9C" w14:textId="77777777" w:rsidR="00807453" w:rsidRPr="00D96FEA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Decision of </w:t>
            </w:r>
            <w:r w:rsidRPr="00D96FEA">
              <w:rPr>
                <w:b/>
                <w:bCs/>
              </w:rPr>
              <w:t>ACL</w:t>
            </w:r>
            <w:r>
              <w:rPr>
                <w:b/>
                <w:bCs/>
              </w:rPr>
              <w:t>_LEVEL2</w:t>
            </w:r>
          </w:p>
          <w:p w14:paraId="6FE948A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075" w:type="dxa"/>
          </w:tcPr>
          <w:p w14:paraId="6394EA6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Outcome</w:t>
            </w:r>
          </w:p>
        </w:tc>
      </w:tr>
      <w:tr w:rsidR="00807453" w14:paraId="32441302" w14:textId="77777777" w:rsidTr="00867939">
        <w:tc>
          <w:tcPr>
            <w:tcW w:w="3078" w:type="dxa"/>
          </w:tcPr>
          <w:p w14:paraId="458ECCC5" w14:textId="77777777" w:rsidR="00807453" w:rsidRPr="009F6B2E" w:rsidRDefault="00807453" w:rsidP="00867939">
            <w:r w:rsidRPr="009F6B2E">
              <w:t>10.0.0.100</w:t>
            </w:r>
          </w:p>
        </w:tc>
        <w:tc>
          <w:tcPr>
            <w:tcW w:w="3080" w:type="dxa"/>
          </w:tcPr>
          <w:p w14:paraId="12526E85" w14:textId="77777777" w:rsidR="00807453" w:rsidRPr="009F6B2E" w:rsidRDefault="00807453" w:rsidP="00867939">
            <w:r w:rsidRPr="009F6B2E">
              <w:t>10.0.0.200</w:t>
            </w:r>
          </w:p>
        </w:tc>
        <w:tc>
          <w:tcPr>
            <w:tcW w:w="3082" w:type="dxa"/>
          </w:tcPr>
          <w:p w14:paraId="7F66ACB2" w14:textId="77777777" w:rsidR="00807453" w:rsidRPr="009F6B2E" w:rsidRDefault="00807453" w:rsidP="00867939">
            <w:r w:rsidRPr="009F6B2E">
              <w:t>Allow (Terminating = false)</w:t>
            </w:r>
          </w:p>
        </w:tc>
        <w:tc>
          <w:tcPr>
            <w:tcW w:w="3082" w:type="dxa"/>
          </w:tcPr>
          <w:p w14:paraId="20FC1457" w14:textId="77777777" w:rsidR="00807453" w:rsidRPr="009F6B2E" w:rsidRDefault="00807453" w:rsidP="00867939">
            <w:r w:rsidRPr="009F6B2E">
              <w:t>Allow (Terminating = false)</w:t>
            </w:r>
          </w:p>
        </w:tc>
        <w:tc>
          <w:tcPr>
            <w:tcW w:w="3075" w:type="dxa"/>
          </w:tcPr>
          <w:p w14:paraId="01A501D6" w14:textId="77777777" w:rsidR="00807453" w:rsidRPr="009F6B2E" w:rsidRDefault="00807453" w:rsidP="00867939">
            <w:r w:rsidRPr="009F6B2E">
              <w:rPr>
                <w:color w:val="00B050"/>
              </w:rPr>
              <w:t>Allow</w:t>
            </w:r>
          </w:p>
        </w:tc>
      </w:tr>
      <w:tr w:rsidR="00807453" w14:paraId="7902CB99" w14:textId="77777777" w:rsidTr="00867939">
        <w:tc>
          <w:tcPr>
            <w:tcW w:w="3078" w:type="dxa"/>
          </w:tcPr>
          <w:p w14:paraId="789A0A44" w14:textId="77777777" w:rsidR="00807453" w:rsidRPr="009F6B2E" w:rsidRDefault="00807453" w:rsidP="00867939">
            <w:r w:rsidRPr="009F6B2E">
              <w:t>100.0.0.100</w:t>
            </w:r>
          </w:p>
        </w:tc>
        <w:tc>
          <w:tcPr>
            <w:tcW w:w="3080" w:type="dxa"/>
          </w:tcPr>
          <w:p w14:paraId="4888D68A" w14:textId="77777777" w:rsidR="00807453" w:rsidRPr="009F6B2E" w:rsidRDefault="00807453" w:rsidP="00867939">
            <w:r w:rsidRPr="009F6B2E">
              <w:t>100.0.0.201</w:t>
            </w:r>
          </w:p>
        </w:tc>
        <w:tc>
          <w:tcPr>
            <w:tcW w:w="3082" w:type="dxa"/>
          </w:tcPr>
          <w:p w14:paraId="449B49B8" w14:textId="77777777" w:rsidR="00807453" w:rsidRPr="009F6B2E" w:rsidRDefault="00807453" w:rsidP="00867939">
            <w:r w:rsidRPr="009F6B2E">
              <w:t>Block (Terminating = True)</w:t>
            </w:r>
          </w:p>
        </w:tc>
        <w:tc>
          <w:tcPr>
            <w:tcW w:w="3082" w:type="dxa"/>
          </w:tcPr>
          <w:p w14:paraId="1467ECAA" w14:textId="77777777" w:rsidR="00807453" w:rsidRPr="009F6B2E" w:rsidRDefault="00807453" w:rsidP="00867939">
            <w:r w:rsidRPr="009F6B2E">
              <w:t>Not evaluated or Ignored</w:t>
            </w:r>
          </w:p>
        </w:tc>
        <w:tc>
          <w:tcPr>
            <w:tcW w:w="3075" w:type="dxa"/>
          </w:tcPr>
          <w:p w14:paraId="71EF00E8" w14:textId="77777777" w:rsidR="00807453" w:rsidRPr="009F6B2E" w:rsidRDefault="00807453" w:rsidP="00867939">
            <w:r w:rsidRPr="009F6B2E">
              <w:rPr>
                <w:color w:val="FF0000"/>
              </w:rPr>
              <w:t>Block</w:t>
            </w:r>
          </w:p>
        </w:tc>
      </w:tr>
      <w:tr w:rsidR="00807453" w14:paraId="6895F469" w14:textId="77777777" w:rsidTr="00867939">
        <w:tc>
          <w:tcPr>
            <w:tcW w:w="3078" w:type="dxa"/>
          </w:tcPr>
          <w:p w14:paraId="7B49AE9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lastRenderedPageBreak/>
              <w:t>100.0.0.100</w:t>
            </w:r>
          </w:p>
        </w:tc>
        <w:tc>
          <w:tcPr>
            <w:tcW w:w="3080" w:type="dxa"/>
          </w:tcPr>
          <w:p w14:paraId="54BB69A9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100.0.0.20</w:t>
            </w:r>
            <w:r>
              <w:t>2</w:t>
            </w:r>
          </w:p>
        </w:tc>
        <w:tc>
          <w:tcPr>
            <w:tcW w:w="3082" w:type="dxa"/>
          </w:tcPr>
          <w:p w14:paraId="34D16903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Allow (Terminating = True)</w:t>
            </w:r>
          </w:p>
        </w:tc>
        <w:tc>
          <w:tcPr>
            <w:tcW w:w="3082" w:type="dxa"/>
          </w:tcPr>
          <w:p w14:paraId="60B67227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Not evaluated or Ignored</w:t>
            </w:r>
          </w:p>
        </w:tc>
        <w:tc>
          <w:tcPr>
            <w:tcW w:w="3075" w:type="dxa"/>
          </w:tcPr>
          <w:p w14:paraId="524628BE" w14:textId="77777777" w:rsidR="00807453" w:rsidRDefault="00807453" w:rsidP="00867939">
            <w:pPr>
              <w:rPr>
                <w:b/>
                <w:bCs/>
              </w:rPr>
            </w:pPr>
            <w:r w:rsidRPr="009F6B2E">
              <w:rPr>
                <w:color w:val="00B050"/>
              </w:rPr>
              <w:t>Allow</w:t>
            </w:r>
          </w:p>
        </w:tc>
      </w:tr>
      <w:tr w:rsidR="00807453" w14:paraId="67BDEC7F" w14:textId="77777777" w:rsidTr="00867939">
        <w:tc>
          <w:tcPr>
            <w:tcW w:w="3078" w:type="dxa"/>
          </w:tcPr>
          <w:p w14:paraId="5BCE55DB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100.0.0.100</w:t>
            </w:r>
          </w:p>
        </w:tc>
        <w:tc>
          <w:tcPr>
            <w:tcW w:w="3080" w:type="dxa"/>
          </w:tcPr>
          <w:p w14:paraId="15C09A1D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100.0.0.20</w:t>
            </w:r>
            <w:r>
              <w:t>3</w:t>
            </w:r>
          </w:p>
        </w:tc>
        <w:tc>
          <w:tcPr>
            <w:tcW w:w="3082" w:type="dxa"/>
          </w:tcPr>
          <w:p w14:paraId="18E4FF10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Allow (Terminating = false)</w:t>
            </w:r>
          </w:p>
        </w:tc>
        <w:tc>
          <w:tcPr>
            <w:tcW w:w="3082" w:type="dxa"/>
          </w:tcPr>
          <w:p w14:paraId="2419C8F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Block (Terminating = True)</w:t>
            </w:r>
          </w:p>
        </w:tc>
        <w:tc>
          <w:tcPr>
            <w:tcW w:w="3075" w:type="dxa"/>
          </w:tcPr>
          <w:p w14:paraId="0C3EFEB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486CBCB0" w14:textId="77777777" w:rsidTr="00867939">
        <w:tc>
          <w:tcPr>
            <w:tcW w:w="3078" w:type="dxa"/>
          </w:tcPr>
          <w:p w14:paraId="7C26AB4F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100.0.0.100</w:t>
            </w:r>
          </w:p>
        </w:tc>
        <w:tc>
          <w:tcPr>
            <w:tcW w:w="3080" w:type="dxa"/>
          </w:tcPr>
          <w:p w14:paraId="7286FA78" w14:textId="77777777" w:rsidR="00807453" w:rsidRPr="0086076B" w:rsidRDefault="00807453" w:rsidP="00867939">
            <w:r w:rsidRPr="0086076B">
              <w:t>8.8.8.8</w:t>
            </w:r>
          </w:p>
        </w:tc>
        <w:tc>
          <w:tcPr>
            <w:tcW w:w="3082" w:type="dxa"/>
          </w:tcPr>
          <w:p w14:paraId="3F43C8B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Block (Terminating = True)</w:t>
            </w:r>
          </w:p>
        </w:tc>
        <w:tc>
          <w:tcPr>
            <w:tcW w:w="3082" w:type="dxa"/>
          </w:tcPr>
          <w:p w14:paraId="267765A7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Not evaluated or Ignored</w:t>
            </w:r>
          </w:p>
        </w:tc>
        <w:tc>
          <w:tcPr>
            <w:tcW w:w="3075" w:type="dxa"/>
          </w:tcPr>
          <w:p w14:paraId="4D837D5A" w14:textId="77777777" w:rsidR="00807453" w:rsidRDefault="00807453" w:rsidP="00867939">
            <w:pPr>
              <w:rPr>
                <w:b/>
                <w:bCs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03299DC3" w14:textId="77777777" w:rsidTr="00867939">
        <w:tc>
          <w:tcPr>
            <w:tcW w:w="3078" w:type="dxa"/>
          </w:tcPr>
          <w:p w14:paraId="0E8F815C" w14:textId="77777777" w:rsidR="00807453" w:rsidRPr="009F6B2E" w:rsidRDefault="00807453" w:rsidP="00867939">
            <w:r w:rsidRPr="009F6B2E">
              <w:t>100.0.0.100</w:t>
            </w:r>
          </w:p>
        </w:tc>
        <w:tc>
          <w:tcPr>
            <w:tcW w:w="3080" w:type="dxa"/>
          </w:tcPr>
          <w:p w14:paraId="32625C99" w14:textId="77777777" w:rsidR="00807453" w:rsidRPr="0086076B" w:rsidRDefault="00807453" w:rsidP="00867939">
            <w:r w:rsidRPr="0086076B">
              <w:t>1.1.1.1</w:t>
            </w:r>
          </w:p>
        </w:tc>
        <w:tc>
          <w:tcPr>
            <w:tcW w:w="3082" w:type="dxa"/>
          </w:tcPr>
          <w:p w14:paraId="02871993" w14:textId="77777777" w:rsidR="00807453" w:rsidRPr="009F6B2E" w:rsidRDefault="00807453" w:rsidP="00867939">
            <w:r w:rsidRPr="009F6B2E">
              <w:t>Block (Terminating = false)</w:t>
            </w:r>
          </w:p>
        </w:tc>
        <w:tc>
          <w:tcPr>
            <w:tcW w:w="3082" w:type="dxa"/>
          </w:tcPr>
          <w:p w14:paraId="13ECD487" w14:textId="77777777" w:rsidR="00807453" w:rsidRPr="009F6B2E" w:rsidRDefault="00807453" w:rsidP="00867939">
            <w:r w:rsidRPr="009F6B2E">
              <w:t>Block (Terminating = false)</w:t>
            </w:r>
          </w:p>
        </w:tc>
        <w:tc>
          <w:tcPr>
            <w:tcW w:w="3075" w:type="dxa"/>
          </w:tcPr>
          <w:p w14:paraId="7FA1F464" w14:textId="77777777" w:rsidR="00807453" w:rsidRPr="009F6B2E" w:rsidRDefault="00807453" w:rsidP="00867939">
            <w:pPr>
              <w:rPr>
                <w:color w:val="FF0000"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52977413" w14:textId="77777777" w:rsidTr="00867939">
        <w:tc>
          <w:tcPr>
            <w:tcW w:w="3078" w:type="dxa"/>
          </w:tcPr>
          <w:p w14:paraId="6E95F803" w14:textId="77777777" w:rsidR="00807453" w:rsidRPr="009F6B2E" w:rsidRDefault="00807453" w:rsidP="00867939">
            <w:r w:rsidRPr="009F6B2E">
              <w:t>100.0.0.100</w:t>
            </w:r>
          </w:p>
        </w:tc>
        <w:tc>
          <w:tcPr>
            <w:tcW w:w="3080" w:type="dxa"/>
          </w:tcPr>
          <w:p w14:paraId="0A587173" w14:textId="77777777" w:rsidR="00807453" w:rsidRPr="0086076B" w:rsidRDefault="00807453" w:rsidP="00867939">
            <w:r w:rsidRPr="0086076B">
              <w:t>1.1.1.2</w:t>
            </w:r>
          </w:p>
        </w:tc>
        <w:tc>
          <w:tcPr>
            <w:tcW w:w="3082" w:type="dxa"/>
          </w:tcPr>
          <w:p w14:paraId="7E04F19C" w14:textId="77777777" w:rsidR="00807453" w:rsidRPr="009F6B2E" w:rsidRDefault="00807453" w:rsidP="00867939">
            <w:r w:rsidRPr="009F6B2E">
              <w:t>Block (Terminating = false)</w:t>
            </w:r>
          </w:p>
        </w:tc>
        <w:tc>
          <w:tcPr>
            <w:tcW w:w="3082" w:type="dxa"/>
          </w:tcPr>
          <w:p w14:paraId="1EB5EDA7" w14:textId="77777777" w:rsidR="00807453" w:rsidRPr="009F6B2E" w:rsidRDefault="00807453" w:rsidP="00867939">
            <w:r w:rsidRPr="009F6B2E">
              <w:t>Allow (Terminating = false)</w:t>
            </w:r>
          </w:p>
        </w:tc>
        <w:tc>
          <w:tcPr>
            <w:tcW w:w="3075" w:type="dxa"/>
          </w:tcPr>
          <w:p w14:paraId="446ADC6F" w14:textId="77777777" w:rsidR="00807453" w:rsidRPr="009F6B2E" w:rsidRDefault="00807453" w:rsidP="00867939">
            <w:pPr>
              <w:rPr>
                <w:color w:val="FF0000"/>
              </w:rPr>
            </w:pPr>
            <w:r w:rsidRPr="009F6B2E">
              <w:rPr>
                <w:color w:val="00B050"/>
              </w:rPr>
              <w:t>Allow</w:t>
            </w:r>
          </w:p>
        </w:tc>
      </w:tr>
    </w:tbl>
    <w:p w14:paraId="174CF05F" w14:textId="77777777" w:rsidR="00807453" w:rsidRPr="00ED1709" w:rsidRDefault="00807453" w:rsidP="00807453">
      <w:pPr>
        <w:rPr>
          <w:b/>
          <w:bCs/>
        </w:rPr>
      </w:pPr>
    </w:p>
    <w:p w14:paraId="7DAE1C76" w14:textId="77777777" w:rsidR="00807453" w:rsidRPr="00ED1709" w:rsidRDefault="00807453" w:rsidP="00807453"/>
    <w:p w14:paraId="1B86E4AA" w14:textId="77777777" w:rsidR="00807453" w:rsidRDefault="00807453" w:rsidP="00807453">
      <w:pPr>
        <w:pStyle w:val="Heading2"/>
      </w:pPr>
      <w:r>
        <w:t>Routes and Route-Action</w:t>
      </w:r>
    </w:p>
    <w:p w14:paraId="0AA41598" w14:textId="77777777" w:rsidR="00F435FB" w:rsidRPr="00141ADB" w:rsidRDefault="00F435FB" w:rsidP="003C65E4">
      <w:pPr>
        <w:pStyle w:val="ListParagraph"/>
        <w:numPr>
          <w:ilvl w:val="0"/>
          <w:numId w:val="4"/>
        </w:numPr>
      </w:pPr>
      <w:r w:rsidRPr="00141ADB">
        <w:t>Routes are usually LPM based Outbound</w:t>
      </w:r>
    </w:p>
    <w:p w14:paraId="53DD2F7A" w14:textId="77777777" w:rsidR="00F435FB" w:rsidRPr="00141ADB" w:rsidRDefault="00F435FB" w:rsidP="003C65E4">
      <w:pPr>
        <w:pStyle w:val="ListParagraph"/>
        <w:numPr>
          <w:ilvl w:val="0"/>
          <w:numId w:val="4"/>
        </w:numPr>
      </w:pPr>
      <w:r w:rsidRPr="00141ADB">
        <w:t>Each route entry will have a prefix, and separate action entry</w:t>
      </w:r>
    </w:p>
    <w:p w14:paraId="67732B31" w14:textId="35CF7F9D" w:rsidR="00F435FB" w:rsidRPr="00141ADB" w:rsidRDefault="00141ADB" w:rsidP="003C65E4">
      <w:pPr>
        <w:pStyle w:val="ListParagraph"/>
        <w:numPr>
          <w:ilvl w:val="0"/>
          <w:numId w:val="4"/>
        </w:numPr>
      </w:pPr>
      <w:r w:rsidRPr="00141ADB">
        <w:t>The l</w:t>
      </w:r>
      <w:r w:rsidR="00F435FB" w:rsidRPr="00141ADB">
        <w:t>ookup table is per ENI, but could be Global, or multiple Global lookup tables per ENIs</w:t>
      </w:r>
    </w:p>
    <w:p w14:paraId="484CE8C4" w14:textId="2D67A337" w:rsidR="00F435FB" w:rsidRPr="00141ADB" w:rsidRDefault="00F435FB" w:rsidP="003C65E4">
      <w:pPr>
        <w:pStyle w:val="ListParagraph"/>
        <w:numPr>
          <w:ilvl w:val="0"/>
          <w:numId w:val="4"/>
        </w:numPr>
      </w:pPr>
      <w:r w:rsidRPr="00141ADB">
        <w:t>Outer Encap IPv4 using permits routing between servers within a Region</w:t>
      </w:r>
      <w:r w:rsidR="00141ADB" w:rsidRPr="00141ADB">
        <w:t xml:space="preserve">; </w:t>
      </w:r>
      <w:r w:rsidRPr="00141ADB">
        <w:t>across the Region we use IPv6</w:t>
      </w:r>
    </w:p>
    <w:p w14:paraId="498A8B9B" w14:textId="77777777" w:rsidR="00F435FB" w:rsidRPr="00141ADB" w:rsidRDefault="00F435FB" w:rsidP="00F435FB"/>
    <w:p w14:paraId="631AA26E" w14:textId="77777777" w:rsidR="00F435FB" w:rsidRPr="00141ADB" w:rsidRDefault="00F435FB" w:rsidP="00F435FB">
      <w:r w:rsidRPr="00141ADB">
        <w:rPr>
          <w:i/>
          <w:iCs/>
        </w:rPr>
        <w:t>Why would we want to use these</w:t>
      </w:r>
      <w:r w:rsidRPr="00141ADB">
        <w:t xml:space="preserve">?  </w:t>
      </w:r>
    </w:p>
    <w:p w14:paraId="0FD65019" w14:textId="4C32A95B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to block prefixes to internal DataCenter IP</w:t>
      </w:r>
      <w:r w:rsidR="00141ADB">
        <w:t xml:space="preserve"> addresse</w:t>
      </w:r>
      <w:r w:rsidRPr="00141ADB">
        <w:t>s, but Customer uses prefixes inside of their own VNET</w:t>
      </w:r>
    </w:p>
    <w:p w14:paraId="2BCB8568" w14:textId="77777777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Lookup between CA (inside Cx own VNET) and PA (Provider Address) using lookup table (overwrite destination IP and MAC before encap)</w:t>
      </w:r>
    </w:p>
    <w:p w14:paraId="39C9B4B5" w14:textId="77777777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Customer sends IPv4, we encap with IPv6</w:t>
      </w:r>
    </w:p>
    <w:p w14:paraId="0A265A00" w14:textId="77777777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ExpressRoute with 2 different PAs specified (load balancing across multiple PAs) using 5 tuples of packet to choose 1st PA or 2nd PA</w:t>
      </w:r>
    </w:p>
    <w:p w14:paraId="70052B10" w14:textId="77777777" w:rsidR="0004072C" w:rsidRPr="0004072C" w:rsidRDefault="0004072C" w:rsidP="00141ADB"/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3230"/>
        <w:gridCol w:w="5516"/>
      </w:tblGrid>
      <w:tr w:rsidR="00807453" w14:paraId="373A16CC" w14:textId="77777777" w:rsidTr="00867939">
        <w:tc>
          <w:tcPr>
            <w:tcW w:w="3231" w:type="dxa"/>
            <w:shd w:val="clear" w:color="auto" w:fill="9CC2E5" w:themeFill="accent5" w:themeFillTint="99"/>
          </w:tcPr>
          <w:p w14:paraId="20FF02BC" w14:textId="77777777" w:rsidR="00807453" w:rsidRDefault="00807453" w:rsidP="00867939">
            <w:r>
              <w:t>Route Type</w:t>
            </w:r>
          </w:p>
        </w:tc>
        <w:tc>
          <w:tcPr>
            <w:tcW w:w="6935" w:type="dxa"/>
            <w:shd w:val="clear" w:color="auto" w:fill="9CC2E5" w:themeFill="accent5" w:themeFillTint="99"/>
          </w:tcPr>
          <w:p w14:paraId="7218A9E1" w14:textId="77777777" w:rsidR="00807453" w:rsidRDefault="00807453" w:rsidP="00867939">
            <w:r>
              <w:t xml:space="preserve">Example </w:t>
            </w:r>
          </w:p>
        </w:tc>
      </w:tr>
      <w:tr w:rsidR="00807453" w14:paraId="5E172528" w14:textId="77777777" w:rsidTr="00867939">
        <w:tc>
          <w:tcPr>
            <w:tcW w:w="3231" w:type="dxa"/>
          </w:tcPr>
          <w:p w14:paraId="4A8965E7" w14:textId="77777777" w:rsidR="00807453" w:rsidRDefault="00807453" w:rsidP="00867939">
            <w:r>
              <w:t>Encap_with_lookup_V4_underlay</w:t>
            </w:r>
          </w:p>
          <w:p w14:paraId="141727F0" w14:textId="77777777" w:rsidR="00807453" w:rsidRDefault="00807453" w:rsidP="00867939"/>
        </w:tc>
        <w:tc>
          <w:tcPr>
            <w:tcW w:w="6935" w:type="dxa"/>
          </w:tcPr>
          <w:p w14:paraId="5763CD92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Encap action is executed based on lookup into the mapping table.</w:t>
            </w:r>
          </w:p>
          <w:p w14:paraId="2AD23A66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V4 underlay is used</w:t>
            </w:r>
          </w:p>
        </w:tc>
      </w:tr>
      <w:tr w:rsidR="00807453" w14:paraId="387336BB" w14:textId="77777777" w:rsidTr="00867939">
        <w:tc>
          <w:tcPr>
            <w:tcW w:w="3231" w:type="dxa"/>
          </w:tcPr>
          <w:p w14:paraId="38F96206" w14:textId="77777777" w:rsidR="00807453" w:rsidRDefault="00807453" w:rsidP="00867939">
            <w:r>
              <w:t>Encap_with_lookup_V6_underlay</w:t>
            </w:r>
          </w:p>
          <w:p w14:paraId="523248A2" w14:textId="77777777" w:rsidR="00807453" w:rsidRDefault="00807453" w:rsidP="00867939"/>
        </w:tc>
        <w:tc>
          <w:tcPr>
            <w:tcW w:w="6935" w:type="dxa"/>
          </w:tcPr>
          <w:p w14:paraId="6E19617D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</w:pPr>
            <w:r>
              <w:t>Encap action is executed based on lookup into the mapping table.</w:t>
            </w:r>
          </w:p>
          <w:p w14:paraId="5EBDF52A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</w:pPr>
            <w:r>
              <w:t>V6 underlay is used</w:t>
            </w:r>
          </w:p>
        </w:tc>
      </w:tr>
      <w:tr w:rsidR="00807453" w14:paraId="71C53C06" w14:textId="77777777" w:rsidTr="00867939">
        <w:tc>
          <w:tcPr>
            <w:tcW w:w="3231" w:type="dxa"/>
          </w:tcPr>
          <w:p w14:paraId="3707820B" w14:textId="31B88FA9" w:rsidR="00807453" w:rsidRDefault="00807453" w:rsidP="00867939">
            <w:r>
              <w:t>Encap_with_Provided_data</w:t>
            </w:r>
            <w:r w:rsidR="0023771B">
              <w:t xml:space="preserve"> (PA)</w:t>
            </w:r>
          </w:p>
          <w:p w14:paraId="3614BF3B" w14:textId="77777777" w:rsidR="00807453" w:rsidRDefault="00807453" w:rsidP="00867939"/>
        </w:tc>
        <w:tc>
          <w:tcPr>
            <w:tcW w:w="6935" w:type="dxa"/>
          </w:tcPr>
          <w:p w14:paraId="221BF508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</w:pPr>
            <w:r>
              <w:t>Encap action is executed based on provided data.</w:t>
            </w:r>
          </w:p>
          <w:p w14:paraId="54F90F1A" w14:textId="2B3E04B8" w:rsidR="0023771B" w:rsidRDefault="0023771B" w:rsidP="003C65E4">
            <w:pPr>
              <w:pStyle w:val="ListParagraph"/>
              <w:numPr>
                <w:ilvl w:val="0"/>
                <w:numId w:val="7"/>
              </w:numPr>
            </w:pPr>
            <w:r>
              <w:t>Multiple PA can be provided.</w:t>
            </w:r>
          </w:p>
        </w:tc>
      </w:tr>
      <w:tr w:rsidR="00807453" w14:paraId="7CDB1943" w14:textId="77777777" w:rsidTr="00867939">
        <w:tc>
          <w:tcPr>
            <w:tcW w:w="3231" w:type="dxa"/>
          </w:tcPr>
          <w:p w14:paraId="369C9B61" w14:textId="77777777" w:rsidR="00807453" w:rsidRDefault="00807453" w:rsidP="00867939">
            <w:r>
              <w:lastRenderedPageBreak/>
              <w:t>Outbound NAT (SNAT)_L3</w:t>
            </w:r>
          </w:p>
          <w:p w14:paraId="3101B2FA" w14:textId="77777777" w:rsidR="00807453" w:rsidRDefault="00807453" w:rsidP="00867939"/>
        </w:tc>
        <w:tc>
          <w:tcPr>
            <w:tcW w:w="6935" w:type="dxa"/>
          </w:tcPr>
          <w:p w14:paraId="293BF963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L3 NAT action is executed on source IP, based on provided data.</w:t>
            </w:r>
          </w:p>
        </w:tc>
      </w:tr>
      <w:tr w:rsidR="00807453" w14:paraId="0F0D8DED" w14:textId="77777777" w:rsidTr="00867939">
        <w:tc>
          <w:tcPr>
            <w:tcW w:w="3231" w:type="dxa"/>
          </w:tcPr>
          <w:p w14:paraId="7C65186C" w14:textId="77777777" w:rsidR="00807453" w:rsidRDefault="00807453" w:rsidP="00867939">
            <w:r>
              <w:t>Outbound NAT (SNAT)_L4</w:t>
            </w:r>
          </w:p>
          <w:p w14:paraId="4D66D574" w14:textId="77777777" w:rsidR="00807453" w:rsidRDefault="00807453" w:rsidP="00867939"/>
        </w:tc>
        <w:tc>
          <w:tcPr>
            <w:tcW w:w="6935" w:type="dxa"/>
          </w:tcPr>
          <w:p w14:paraId="7D17A478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L4 NAT action is executed on source IP, source port based on provided data.</w:t>
            </w:r>
          </w:p>
        </w:tc>
      </w:tr>
      <w:tr w:rsidR="00807453" w14:paraId="3FA5606D" w14:textId="77777777" w:rsidTr="00867939">
        <w:tc>
          <w:tcPr>
            <w:tcW w:w="3231" w:type="dxa"/>
          </w:tcPr>
          <w:p w14:paraId="160A7A2B" w14:textId="77777777" w:rsidR="00807453" w:rsidRDefault="00807453" w:rsidP="00867939">
            <w:r>
              <w:t xml:space="preserve">Null </w:t>
            </w:r>
          </w:p>
        </w:tc>
        <w:tc>
          <w:tcPr>
            <w:tcW w:w="6935" w:type="dxa"/>
          </w:tcPr>
          <w:p w14:paraId="2AFD7886" w14:textId="77777777" w:rsidR="00807453" w:rsidRDefault="00807453" w:rsidP="003C65E4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 xml:space="preserve">Blocks the traffic </w:t>
            </w:r>
          </w:p>
          <w:p w14:paraId="5905694C" w14:textId="77777777" w:rsidR="00807453" w:rsidRDefault="00807453" w:rsidP="00867939"/>
        </w:tc>
      </w:tr>
      <w:tr w:rsidR="00807453" w14:paraId="790E8A5E" w14:textId="77777777" w:rsidTr="00867939">
        <w:tc>
          <w:tcPr>
            <w:tcW w:w="3231" w:type="dxa"/>
          </w:tcPr>
          <w:p w14:paraId="46710AF1" w14:textId="77777777" w:rsidR="00807453" w:rsidRDefault="00807453" w:rsidP="00867939">
            <w:r>
              <w:t xml:space="preserve">Private Link </w:t>
            </w:r>
          </w:p>
        </w:tc>
        <w:tc>
          <w:tcPr>
            <w:tcW w:w="6935" w:type="dxa"/>
          </w:tcPr>
          <w:p w14:paraId="79BD951E" w14:textId="77777777" w:rsidR="00807453" w:rsidRDefault="00807453" w:rsidP="00867939">
            <w:r>
              <w:t>-</w:t>
            </w:r>
          </w:p>
        </w:tc>
      </w:tr>
      <w:tr w:rsidR="00807453" w14:paraId="7FCF1B10" w14:textId="77777777" w:rsidTr="00867939">
        <w:tc>
          <w:tcPr>
            <w:tcW w:w="3231" w:type="dxa"/>
          </w:tcPr>
          <w:p w14:paraId="3DDF3CB2" w14:textId="77777777" w:rsidR="00807453" w:rsidRDefault="00807453" w:rsidP="00867939"/>
        </w:tc>
        <w:tc>
          <w:tcPr>
            <w:tcW w:w="6935" w:type="dxa"/>
          </w:tcPr>
          <w:p w14:paraId="38285EF1" w14:textId="77777777" w:rsidR="00807453" w:rsidRDefault="00807453" w:rsidP="00867939"/>
        </w:tc>
      </w:tr>
    </w:tbl>
    <w:p w14:paraId="474E3B02" w14:textId="77777777" w:rsidR="00807453" w:rsidRDefault="00807453" w:rsidP="00807453"/>
    <w:p w14:paraId="1F3AA1DB" w14:textId="77777777" w:rsidR="00807453" w:rsidRPr="00B30F0B" w:rsidRDefault="00807453" w:rsidP="00807453">
      <w:pPr>
        <w:rPr>
          <w:b/>
          <w:bCs/>
        </w:rPr>
      </w:pPr>
      <w:r w:rsidRPr="00B30F0B">
        <w:rPr>
          <w:b/>
          <w:bCs/>
        </w:rPr>
        <w:tab/>
        <w:t xml:space="preserve">Mapping Table </w:t>
      </w:r>
      <w:r>
        <w:rPr>
          <w:b/>
          <w:bCs/>
        </w:rPr>
        <w:t>for a v-port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767"/>
        <w:gridCol w:w="1762"/>
        <w:gridCol w:w="1746"/>
        <w:gridCol w:w="2456"/>
        <w:gridCol w:w="1015"/>
      </w:tblGrid>
      <w:tr w:rsidR="00807453" w14:paraId="15710FB2" w14:textId="77777777" w:rsidTr="00867939">
        <w:tc>
          <w:tcPr>
            <w:tcW w:w="1870" w:type="dxa"/>
            <w:shd w:val="clear" w:color="auto" w:fill="9CC2E5" w:themeFill="accent5" w:themeFillTint="99"/>
          </w:tcPr>
          <w:p w14:paraId="27601824" w14:textId="77777777" w:rsidR="00807453" w:rsidRDefault="00807453" w:rsidP="00867939">
            <w:r>
              <w:t>Customer Address</w:t>
            </w:r>
          </w:p>
        </w:tc>
        <w:tc>
          <w:tcPr>
            <w:tcW w:w="1870" w:type="dxa"/>
            <w:shd w:val="clear" w:color="auto" w:fill="9CC2E5" w:themeFill="accent5" w:themeFillTint="99"/>
          </w:tcPr>
          <w:p w14:paraId="2C8ADECB" w14:textId="77777777" w:rsidR="00807453" w:rsidRDefault="00807453" w:rsidP="00867939">
            <w:r>
              <w:t xml:space="preserve">Physical Address – V4 </w:t>
            </w:r>
          </w:p>
        </w:tc>
        <w:tc>
          <w:tcPr>
            <w:tcW w:w="1870" w:type="dxa"/>
            <w:shd w:val="clear" w:color="auto" w:fill="9CC2E5" w:themeFill="accent5" w:themeFillTint="99"/>
          </w:tcPr>
          <w:p w14:paraId="6691D0AF" w14:textId="77777777" w:rsidR="00807453" w:rsidRDefault="00807453" w:rsidP="00867939">
            <w:r>
              <w:t>Physical Address – V6</w:t>
            </w:r>
          </w:p>
        </w:tc>
        <w:tc>
          <w:tcPr>
            <w:tcW w:w="2688" w:type="dxa"/>
            <w:shd w:val="clear" w:color="auto" w:fill="9CC2E5" w:themeFill="accent5" w:themeFillTint="99"/>
          </w:tcPr>
          <w:p w14:paraId="02FFB999" w14:textId="77777777" w:rsidR="00807453" w:rsidRDefault="00807453" w:rsidP="00867939">
            <w:r>
              <w:t>Mac-Address for D-Mac Rewrite</w:t>
            </w:r>
          </w:p>
          <w:p w14:paraId="277FC4E7" w14:textId="77777777" w:rsidR="00807453" w:rsidRDefault="00807453" w:rsidP="00867939"/>
        </w:tc>
        <w:tc>
          <w:tcPr>
            <w:tcW w:w="1052" w:type="dxa"/>
            <w:shd w:val="clear" w:color="auto" w:fill="9CC2E5" w:themeFill="accent5" w:themeFillTint="99"/>
          </w:tcPr>
          <w:p w14:paraId="6BB18CBD" w14:textId="77777777" w:rsidR="00807453" w:rsidRDefault="00807453" w:rsidP="00867939">
            <w:r>
              <w:t>VNI to Use</w:t>
            </w:r>
          </w:p>
        </w:tc>
      </w:tr>
      <w:tr w:rsidR="00807453" w14:paraId="75732E8D" w14:textId="77777777" w:rsidTr="00867939">
        <w:tc>
          <w:tcPr>
            <w:tcW w:w="1870" w:type="dxa"/>
          </w:tcPr>
          <w:p w14:paraId="2D73DBD5" w14:textId="77777777" w:rsidR="00807453" w:rsidRDefault="00807453" w:rsidP="00867939">
            <w:r>
              <w:t>10.0.0.1</w:t>
            </w:r>
          </w:p>
        </w:tc>
        <w:tc>
          <w:tcPr>
            <w:tcW w:w="1870" w:type="dxa"/>
          </w:tcPr>
          <w:p w14:paraId="50C54EBF" w14:textId="77777777" w:rsidR="00807453" w:rsidRDefault="00807453" w:rsidP="00867939">
            <w:r>
              <w:t>100.0.0.1</w:t>
            </w:r>
          </w:p>
        </w:tc>
        <w:tc>
          <w:tcPr>
            <w:tcW w:w="1870" w:type="dxa"/>
          </w:tcPr>
          <w:p w14:paraId="3C6AE375" w14:textId="77777777" w:rsidR="00807453" w:rsidRDefault="00807453" w:rsidP="00867939">
            <w:r>
              <w:t>3ffe::1</w:t>
            </w:r>
          </w:p>
        </w:tc>
        <w:tc>
          <w:tcPr>
            <w:tcW w:w="2688" w:type="dxa"/>
          </w:tcPr>
          <w:p w14:paraId="6BA4D2D2" w14:textId="77777777" w:rsidR="00807453" w:rsidRDefault="00807453" w:rsidP="00867939">
            <w:r w:rsidRPr="004556A1">
              <w:t>E4-A7-A0-99-0E-17</w:t>
            </w:r>
          </w:p>
        </w:tc>
        <w:tc>
          <w:tcPr>
            <w:tcW w:w="1052" w:type="dxa"/>
          </w:tcPr>
          <w:p w14:paraId="2D38C1E5" w14:textId="77777777" w:rsidR="00807453" w:rsidRDefault="00807453" w:rsidP="00867939">
            <w:r>
              <w:t>10001</w:t>
            </w:r>
          </w:p>
        </w:tc>
      </w:tr>
      <w:tr w:rsidR="00807453" w14:paraId="30760B40" w14:textId="77777777" w:rsidTr="00867939">
        <w:tc>
          <w:tcPr>
            <w:tcW w:w="1870" w:type="dxa"/>
          </w:tcPr>
          <w:p w14:paraId="5ECDD88C" w14:textId="77777777" w:rsidR="00807453" w:rsidRDefault="00807453" w:rsidP="00867939">
            <w:r>
              <w:t>10.0.0.2</w:t>
            </w:r>
          </w:p>
        </w:tc>
        <w:tc>
          <w:tcPr>
            <w:tcW w:w="1870" w:type="dxa"/>
          </w:tcPr>
          <w:p w14:paraId="19F9607B" w14:textId="77777777" w:rsidR="00807453" w:rsidRDefault="00807453" w:rsidP="00867939">
            <w:r>
              <w:t>100.0.0.2</w:t>
            </w:r>
          </w:p>
        </w:tc>
        <w:tc>
          <w:tcPr>
            <w:tcW w:w="1870" w:type="dxa"/>
          </w:tcPr>
          <w:p w14:paraId="0EF71E8F" w14:textId="77777777" w:rsidR="00807453" w:rsidRDefault="00807453" w:rsidP="00867939">
            <w:r>
              <w:t>3ffe::2</w:t>
            </w:r>
          </w:p>
        </w:tc>
        <w:tc>
          <w:tcPr>
            <w:tcW w:w="2688" w:type="dxa"/>
          </w:tcPr>
          <w:p w14:paraId="395C1F8D" w14:textId="77777777" w:rsidR="00807453" w:rsidRDefault="00807453" w:rsidP="00867939">
            <w:r w:rsidRPr="004556A1">
              <w:t>E4-A7-A0-99-0E-1</w:t>
            </w:r>
            <w:r>
              <w:t>8</w:t>
            </w:r>
          </w:p>
        </w:tc>
        <w:tc>
          <w:tcPr>
            <w:tcW w:w="1052" w:type="dxa"/>
          </w:tcPr>
          <w:p w14:paraId="1E3348A1" w14:textId="77777777" w:rsidR="00807453" w:rsidRDefault="00807453" w:rsidP="00867939">
            <w:r>
              <w:t>10001</w:t>
            </w:r>
          </w:p>
        </w:tc>
      </w:tr>
      <w:tr w:rsidR="00807453" w14:paraId="13ED72E1" w14:textId="77777777" w:rsidTr="00867939">
        <w:tc>
          <w:tcPr>
            <w:tcW w:w="1870" w:type="dxa"/>
          </w:tcPr>
          <w:p w14:paraId="3B9A6A05" w14:textId="77777777" w:rsidR="00807453" w:rsidRDefault="00807453" w:rsidP="00867939">
            <w:r>
              <w:t>10.0.0.3</w:t>
            </w:r>
          </w:p>
        </w:tc>
        <w:tc>
          <w:tcPr>
            <w:tcW w:w="1870" w:type="dxa"/>
          </w:tcPr>
          <w:p w14:paraId="2DE21E81" w14:textId="77777777" w:rsidR="00807453" w:rsidRDefault="00807453" w:rsidP="00867939">
            <w:r>
              <w:t>100.0.0.3</w:t>
            </w:r>
          </w:p>
        </w:tc>
        <w:tc>
          <w:tcPr>
            <w:tcW w:w="1870" w:type="dxa"/>
          </w:tcPr>
          <w:p w14:paraId="56B908CA" w14:textId="77777777" w:rsidR="00807453" w:rsidRDefault="00807453" w:rsidP="00867939">
            <w:r>
              <w:t>3ffe::3</w:t>
            </w:r>
          </w:p>
        </w:tc>
        <w:tc>
          <w:tcPr>
            <w:tcW w:w="2688" w:type="dxa"/>
          </w:tcPr>
          <w:p w14:paraId="139303A1" w14:textId="77777777" w:rsidR="00807453" w:rsidRDefault="00807453" w:rsidP="00867939">
            <w:r w:rsidRPr="004556A1">
              <w:t>E4-A7-A0-99-0E-1</w:t>
            </w:r>
            <w:r>
              <w:t>9</w:t>
            </w:r>
          </w:p>
        </w:tc>
        <w:tc>
          <w:tcPr>
            <w:tcW w:w="1052" w:type="dxa"/>
          </w:tcPr>
          <w:p w14:paraId="09FEED97" w14:textId="77777777" w:rsidR="00807453" w:rsidRDefault="00807453" w:rsidP="00867939">
            <w:r>
              <w:t>20001</w:t>
            </w:r>
          </w:p>
        </w:tc>
      </w:tr>
      <w:tr w:rsidR="00807453" w14:paraId="240050FA" w14:textId="77777777" w:rsidTr="00867939">
        <w:tc>
          <w:tcPr>
            <w:tcW w:w="1870" w:type="dxa"/>
          </w:tcPr>
          <w:p w14:paraId="175CDDFC" w14:textId="77777777" w:rsidR="00807453" w:rsidRDefault="00807453" w:rsidP="00867939">
            <w:r>
              <w:t>10.0.0.4</w:t>
            </w:r>
          </w:p>
        </w:tc>
        <w:tc>
          <w:tcPr>
            <w:tcW w:w="1870" w:type="dxa"/>
          </w:tcPr>
          <w:p w14:paraId="60BCC185" w14:textId="77777777" w:rsidR="00807453" w:rsidRDefault="00807453" w:rsidP="00867939">
            <w:r>
              <w:t>100.0.0.4</w:t>
            </w:r>
          </w:p>
        </w:tc>
        <w:tc>
          <w:tcPr>
            <w:tcW w:w="1870" w:type="dxa"/>
          </w:tcPr>
          <w:p w14:paraId="4458F544" w14:textId="77777777" w:rsidR="00807453" w:rsidRDefault="00807453" w:rsidP="00867939">
            <w:r>
              <w:t>3ffe::3</w:t>
            </w:r>
          </w:p>
        </w:tc>
        <w:tc>
          <w:tcPr>
            <w:tcW w:w="2688" w:type="dxa"/>
          </w:tcPr>
          <w:p w14:paraId="23C60566" w14:textId="77777777" w:rsidR="00807453" w:rsidRDefault="00807453" w:rsidP="00867939">
            <w:r w:rsidRPr="004556A1">
              <w:t>E4-A7-A0-99-0E-</w:t>
            </w:r>
            <w:r>
              <w:t>20</w:t>
            </w:r>
          </w:p>
        </w:tc>
        <w:tc>
          <w:tcPr>
            <w:tcW w:w="1052" w:type="dxa"/>
          </w:tcPr>
          <w:p w14:paraId="7EC9EFC5" w14:textId="77777777" w:rsidR="00807453" w:rsidRDefault="00807453" w:rsidP="00867939">
            <w:r>
              <w:t>10001</w:t>
            </w:r>
          </w:p>
        </w:tc>
      </w:tr>
    </w:tbl>
    <w:p w14:paraId="3B2F5CC4" w14:textId="77777777" w:rsidR="00807453" w:rsidRDefault="00807453" w:rsidP="00807453"/>
    <w:p w14:paraId="23068BCB" w14:textId="77777777" w:rsidR="00807453" w:rsidRDefault="00807453" w:rsidP="00807453">
      <w:pPr>
        <w:rPr>
          <w:b/>
          <w:bCs/>
        </w:rPr>
      </w:pPr>
      <w:r w:rsidRPr="00B30F0B">
        <w:rPr>
          <w:b/>
          <w:bCs/>
        </w:rPr>
        <w:tab/>
        <w:t>Route Table</w:t>
      </w:r>
      <w:r>
        <w:rPr>
          <w:b/>
          <w:bCs/>
        </w:rPr>
        <w:t xml:space="preserve"> for a v-port</w:t>
      </w:r>
    </w:p>
    <w:p w14:paraId="4D2DB440" w14:textId="77777777" w:rsidR="00807453" w:rsidRPr="00811B53" w:rsidRDefault="00807453" w:rsidP="003C65E4">
      <w:pPr>
        <w:pStyle w:val="ListParagraph"/>
        <w:numPr>
          <w:ilvl w:val="0"/>
          <w:numId w:val="5"/>
        </w:numPr>
        <w:jc w:val="both"/>
      </w:pPr>
      <w:r w:rsidRPr="00811B53">
        <w:t>LPM decides which route is matched.</w:t>
      </w:r>
    </w:p>
    <w:p w14:paraId="6D68DC5B" w14:textId="2CD1F820" w:rsidR="00807453" w:rsidRPr="00405277" w:rsidRDefault="00807453" w:rsidP="003C65E4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811B53">
        <w:t xml:space="preserve">Once </w:t>
      </w:r>
      <w:r w:rsidR="00141ADB">
        <w:t xml:space="preserve">the </w:t>
      </w:r>
      <w:r w:rsidRPr="00811B53">
        <w:t>route is matched</w:t>
      </w:r>
      <w:r w:rsidR="00141ADB">
        <w:t>, a</w:t>
      </w:r>
      <w:r w:rsidRPr="00811B53">
        <w:t xml:space="preserve"> corresponding action is executed.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697"/>
        <w:gridCol w:w="2807"/>
        <w:gridCol w:w="3327"/>
        <w:gridCol w:w="915"/>
      </w:tblGrid>
      <w:tr w:rsidR="00807453" w14:paraId="30DA3351" w14:textId="77777777" w:rsidTr="00867939">
        <w:tc>
          <w:tcPr>
            <w:tcW w:w="4560" w:type="dxa"/>
            <w:shd w:val="clear" w:color="auto" w:fill="9CC2E5" w:themeFill="accent5" w:themeFillTint="99"/>
          </w:tcPr>
          <w:p w14:paraId="6ADA787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</w:t>
            </w:r>
          </w:p>
        </w:tc>
        <w:tc>
          <w:tcPr>
            <w:tcW w:w="4473" w:type="dxa"/>
            <w:shd w:val="clear" w:color="auto" w:fill="9CC2E5" w:themeFill="accent5" w:themeFillTint="99"/>
          </w:tcPr>
          <w:p w14:paraId="5A4CF66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Action </w:t>
            </w:r>
          </w:p>
        </w:tc>
        <w:tc>
          <w:tcPr>
            <w:tcW w:w="3523" w:type="dxa"/>
            <w:shd w:val="clear" w:color="auto" w:fill="9CC2E5" w:themeFill="accent5" w:themeFillTint="99"/>
          </w:tcPr>
          <w:p w14:paraId="5595A0A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Type</w:t>
            </w:r>
          </w:p>
        </w:tc>
        <w:tc>
          <w:tcPr>
            <w:tcW w:w="2841" w:type="dxa"/>
            <w:shd w:val="clear" w:color="auto" w:fill="9CC2E5" w:themeFill="accent5" w:themeFillTint="99"/>
          </w:tcPr>
          <w:p w14:paraId="68416C0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Id</w:t>
            </w:r>
          </w:p>
        </w:tc>
      </w:tr>
      <w:tr w:rsidR="00807453" w14:paraId="39123BDD" w14:textId="77777777" w:rsidTr="00867939">
        <w:tc>
          <w:tcPr>
            <w:tcW w:w="4560" w:type="dxa"/>
          </w:tcPr>
          <w:p w14:paraId="3DEF7E0C" w14:textId="77777777" w:rsidR="00807453" w:rsidRPr="00811B53" w:rsidRDefault="00807453" w:rsidP="00867939">
            <w:r w:rsidRPr="00811B53">
              <w:t>10.0.0.0/24, 20.0.0.0/24, 30.0.0.0/24, 10.0.0.0/8, …… more prefixes (up-to 20k)</w:t>
            </w:r>
          </w:p>
        </w:tc>
        <w:tc>
          <w:tcPr>
            <w:tcW w:w="4473" w:type="dxa"/>
          </w:tcPr>
          <w:p w14:paraId="27C3611C" w14:textId="77777777" w:rsidR="00807453" w:rsidRDefault="00807453" w:rsidP="00867939">
            <w:r>
              <w:t xml:space="preserve">Encap Type: VXLAN </w:t>
            </w:r>
          </w:p>
          <w:p w14:paraId="0D714558" w14:textId="77777777" w:rsidR="00807453" w:rsidRDefault="00807453" w:rsidP="00867939"/>
          <w:p w14:paraId="4D7DF019" w14:textId="77777777" w:rsidR="00807453" w:rsidRDefault="00807453" w:rsidP="00867939">
            <w:r>
              <w:t>Action – lookup mapping table for exact destination, VNI and D-Mac re-write info.</w:t>
            </w:r>
          </w:p>
          <w:p w14:paraId="7370D296" w14:textId="77777777" w:rsidR="00807453" w:rsidRDefault="00807453" w:rsidP="00867939"/>
        </w:tc>
        <w:tc>
          <w:tcPr>
            <w:tcW w:w="3523" w:type="dxa"/>
          </w:tcPr>
          <w:p w14:paraId="4A4BA6B9" w14:textId="77777777" w:rsidR="00807453" w:rsidRDefault="00807453" w:rsidP="00867939">
            <w:r>
              <w:t>Encap_with_lookup_V4_underlay</w:t>
            </w:r>
          </w:p>
          <w:p w14:paraId="5347E62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0854D23E" w14:textId="77777777" w:rsidR="00807453" w:rsidRDefault="00807453" w:rsidP="00867939">
            <w:r>
              <w:t>1</w:t>
            </w:r>
          </w:p>
        </w:tc>
      </w:tr>
      <w:tr w:rsidR="00807453" w14:paraId="35F893DC" w14:textId="77777777" w:rsidTr="00867939">
        <w:tc>
          <w:tcPr>
            <w:tcW w:w="4560" w:type="dxa"/>
          </w:tcPr>
          <w:p w14:paraId="0B8F4EA0" w14:textId="77777777" w:rsidR="00807453" w:rsidRPr="00811B53" w:rsidRDefault="00807453" w:rsidP="00867939">
            <w:r w:rsidRPr="00811B53">
              <w:t>10.0.0.1</w:t>
            </w:r>
            <w:r>
              <w:t>00</w:t>
            </w:r>
            <w:r w:rsidRPr="00811B53">
              <w:t>/32</w:t>
            </w:r>
          </w:p>
        </w:tc>
        <w:tc>
          <w:tcPr>
            <w:tcW w:w="4473" w:type="dxa"/>
          </w:tcPr>
          <w:p w14:paraId="13C81297" w14:textId="77777777" w:rsidR="00807453" w:rsidRDefault="00807453" w:rsidP="00867939">
            <w:r>
              <w:t xml:space="preserve">Encap Type: VXLAN </w:t>
            </w:r>
          </w:p>
          <w:p w14:paraId="7D7DE2C0" w14:textId="77777777" w:rsidR="00807453" w:rsidRDefault="00807453" w:rsidP="00867939"/>
          <w:p w14:paraId="6170CCEB" w14:textId="77777777" w:rsidR="00807453" w:rsidRDefault="00807453" w:rsidP="00867939">
            <w:r>
              <w:t>Action: Encap_with_Provided_data</w:t>
            </w:r>
          </w:p>
          <w:p w14:paraId="3F72463D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Encap with source PA = 100.0.0.1</w:t>
            </w:r>
          </w:p>
          <w:p w14:paraId="1DFD5719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Encap with destination PA = 23.0.0.1</w:t>
            </w:r>
          </w:p>
          <w:p w14:paraId="1B0311C2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5367D5">
              <w:rPr>
                <w:b/>
                <w:bCs/>
              </w:rPr>
              <w:t>Re-write D-Mac</w:t>
            </w:r>
            <w:r>
              <w:t xml:space="preserve"> to </w:t>
            </w:r>
            <w:r w:rsidRPr="004556A1">
              <w:t>E4-A7-A0-99-0E-</w:t>
            </w:r>
            <w:r>
              <w:t>28</w:t>
            </w:r>
          </w:p>
          <w:p w14:paraId="5FCCF161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Use VNI = 90000</w:t>
            </w:r>
          </w:p>
          <w:p w14:paraId="5454EF07" w14:textId="77777777" w:rsidR="00807453" w:rsidRDefault="00807453" w:rsidP="00867939"/>
        </w:tc>
        <w:tc>
          <w:tcPr>
            <w:tcW w:w="3523" w:type="dxa"/>
          </w:tcPr>
          <w:p w14:paraId="5962C2BF" w14:textId="77777777" w:rsidR="00807453" w:rsidRDefault="00807453" w:rsidP="00867939">
            <w:r>
              <w:t>Encap_with_Provided_data</w:t>
            </w:r>
          </w:p>
          <w:p w14:paraId="3CD6061C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79B52926" w14:textId="77777777" w:rsidR="00807453" w:rsidRDefault="00807453" w:rsidP="00867939">
            <w:r>
              <w:t>2</w:t>
            </w:r>
          </w:p>
        </w:tc>
      </w:tr>
      <w:tr w:rsidR="00807453" w14:paraId="078CF0E9" w14:textId="77777777" w:rsidTr="00867939">
        <w:tc>
          <w:tcPr>
            <w:tcW w:w="4560" w:type="dxa"/>
          </w:tcPr>
          <w:p w14:paraId="1C4D3EE8" w14:textId="77777777" w:rsidR="00807453" w:rsidRDefault="00807453" w:rsidP="00867939">
            <w:r w:rsidRPr="00811B53">
              <w:t>10.0.0.1</w:t>
            </w:r>
            <w:r>
              <w:t>01</w:t>
            </w:r>
            <w:r w:rsidRPr="00811B53">
              <w:t>/32</w:t>
            </w:r>
          </w:p>
          <w:p w14:paraId="5A7317E8" w14:textId="77777777" w:rsidR="00807453" w:rsidRPr="00811B53" w:rsidRDefault="00807453" w:rsidP="00867939"/>
        </w:tc>
        <w:tc>
          <w:tcPr>
            <w:tcW w:w="4473" w:type="dxa"/>
          </w:tcPr>
          <w:p w14:paraId="0C690004" w14:textId="77777777" w:rsidR="00807453" w:rsidRDefault="00807453" w:rsidP="00867939">
            <w:r>
              <w:t xml:space="preserve">Encap Type: VXLAN </w:t>
            </w:r>
          </w:p>
          <w:p w14:paraId="33326009" w14:textId="77777777" w:rsidR="00807453" w:rsidRDefault="00807453" w:rsidP="00867939"/>
          <w:p w14:paraId="2E9B1728" w14:textId="77777777" w:rsidR="00807453" w:rsidRDefault="00807453" w:rsidP="00867939">
            <w:r>
              <w:t>Action: Encap_with_Provided_data</w:t>
            </w:r>
          </w:p>
          <w:p w14:paraId="0ED423DD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Encap with source PA = 100.0.0.1</w:t>
            </w:r>
          </w:p>
          <w:p w14:paraId="7B708FF3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t xml:space="preserve">Encap with destination PA = </w:t>
            </w:r>
            <w:r w:rsidRPr="002431FC">
              <w:rPr>
                <w:highlight w:val="yellow"/>
              </w:rPr>
              <w:t>23.0.0.10, 23.0.0.11, 23.0.0.13, 23.0.0.14</w:t>
            </w:r>
            <w:r>
              <w:t xml:space="preserve"> </w:t>
            </w:r>
          </w:p>
          <w:p w14:paraId="284F6619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t xml:space="preserve">Re-write D-Mac to </w:t>
            </w:r>
            <w:r w:rsidRPr="004556A1">
              <w:t>E4-A7-A0-99-0E-</w:t>
            </w:r>
            <w:r>
              <w:t>29</w:t>
            </w:r>
          </w:p>
          <w:p w14:paraId="090C9AA3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t>Use VNI = 90000</w:t>
            </w:r>
          </w:p>
          <w:p w14:paraId="4395129E" w14:textId="77777777" w:rsidR="00807453" w:rsidRDefault="00807453" w:rsidP="00867939"/>
        </w:tc>
        <w:tc>
          <w:tcPr>
            <w:tcW w:w="3523" w:type="dxa"/>
          </w:tcPr>
          <w:p w14:paraId="48F8021A" w14:textId="77777777" w:rsidR="00807453" w:rsidRDefault="00807453" w:rsidP="00867939">
            <w:r>
              <w:lastRenderedPageBreak/>
              <w:t>Encap_with_Provided_data_ECMP</w:t>
            </w:r>
          </w:p>
          <w:p w14:paraId="6D757CF4" w14:textId="77777777" w:rsidR="00807453" w:rsidRDefault="00807453" w:rsidP="00867939"/>
        </w:tc>
        <w:tc>
          <w:tcPr>
            <w:tcW w:w="2841" w:type="dxa"/>
          </w:tcPr>
          <w:p w14:paraId="4F4790DB" w14:textId="77777777" w:rsidR="00807453" w:rsidRDefault="00807453" w:rsidP="00867939">
            <w:r>
              <w:t>3</w:t>
            </w:r>
          </w:p>
        </w:tc>
      </w:tr>
      <w:tr w:rsidR="00807453" w14:paraId="59CA7141" w14:textId="77777777" w:rsidTr="00867939">
        <w:tc>
          <w:tcPr>
            <w:tcW w:w="4560" w:type="dxa"/>
          </w:tcPr>
          <w:p w14:paraId="4502DBD5" w14:textId="77777777" w:rsidR="00807453" w:rsidRDefault="00807453" w:rsidP="00867939">
            <w:r w:rsidRPr="003D137D">
              <w:t xml:space="preserve">8.8.8.8/32 </w:t>
            </w:r>
          </w:p>
          <w:p w14:paraId="19B85545" w14:textId="77777777" w:rsidR="00807453" w:rsidRPr="003D137D" w:rsidRDefault="00807453" w:rsidP="00867939"/>
        </w:tc>
        <w:tc>
          <w:tcPr>
            <w:tcW w:w="4473" w:type="dxa"/>
          </w:tcPr>
          <w:p w14:paraId="4FABF834" w14:textId="77777777" w:rsidR="00807453" w:rsidRDefault="00807453" w:rsidP="00867939">
            <w:r>
              <w:t>L3 NAT</w:t>
            </w:r>
          </w:p>
          <w:p w14:paraId="135DCF51" w14:textId="77777777" w:rsidR="00807453" w:rsidRDefault="00807453" w:rsidP="00867939"/>
          <w:p w14:paraId="10E70389" w14:textId="77777777" w:rsidR="00807453" w:rsidRDefault="00807453" w:rsidP="00867939">
            <w:r w:rsidRPr="005B6799">
              <w:rPr>
                <w:b/>
                <w:bCs/>
              </w:rPr>
              <w:t>Action</w:t>
            </w:r>
            <w:r>
              <w:t>:</w:t>
            </w:r>
          </w:p>
          <w:p w14:paraId="097F5F96" w14:textId="77777777" w:rsidR="00807453" w:rsidRDefault="00807453" w:rsidP="00867939">
            <w:r>
              <w:t>Transpose source IP to provided NAT IP, keep all ports same.</w:t>
            </w:r>
          </w:p>
          <w:p w14:paraId="7682B589" w14:textId="77777777" w:rsidR="00807453" w:rsidRDefault="00807453" w:rsidP="00867939">
            <w:r>
              <w:t>NAT IP: 10.0.0.1 -&gt; 15.0.0.1</w:t>
            </w:r>
          </w:p>
          <w:p w14:paraId="0F7B43E1" w14:textId="77777777" w:rsidR="00807453" w:rsidRDefault="00807453" w:rsidP="00867939"/>
          <w:p w14:paraId="06E7D30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06966CB0" w14:textId="77777777" w:rsidR="00807453" w:rsidRDefault="00807453" w:rsidP="00867939">
            <w:r>
              <w:t>Outbound NAT (SNAT)_L3</w:t>
            </w:r>
          </w:p>
          <w:p w14:paraId="53D44C91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128A2C19" w14:textId="77777777" w:rsidR="00807453" w:rsidRDefault="00807453" w:rsidP="00867939">
            <w:r>
              <w:t>4</w:t>
            </w:r>
          </w:p>
        </w:tc>
      </w:tr>
      <w:tr w:rsidR="00807453" w14:paraId="0BE1104E" w14:textId="77777777" w:rsidTr="00867939">
        <w:tc>
          <w:tcPr>
            <w:tcW w:w="4560" w:type="dxa"/>
          </w:tcPr>
          <w:p w14:paraId="4667B0F7" w14:textId="77777777" w:rsidR="00807453" w:rsidRPr="00405277" w:rsidRDefault="00807453" w:rsidP="00867939">
            <w:r w:rsidRPr="00405277">
              <w:t>9.9.9.9.9/32</w:t>
            </w:r>
          </w:p>
        </w:tc>
        <w:tc>
          <w:tcPr>
            <w:tcW w:w="4473" w:type="dxa"/>
          </w:tcPr>
          <w:p w14:paraId="12FCD238" w14:textId="77777777" w:rsidR="00807453" w:rsidRDefault="00807453" w:rsidP="00867939">
            <w:r>
              <w:t xml:space="preserve">L4 NAT </w:t>
            </w:r>
          </w:p>
          <w:p w14:paraId="081963B2" w14:textId="77777777" w:rsidR="00807453" w:rsidRDefault="00807453" w:rsidP="00867939"/>
          <w:p w14:paraId="511263BA" w14:textId="77777777" w:rsidR="00807453" w:rsidRDefault="00807453" w:rsidP="00867939">
            <w:r w:rsidRPr="005B6799">
              <w:rPr>
                <w:b/>
                <w:bCs/>
              </w:rPr>
              <w:t>Action</w:t>
            </w:r>
            <w:r>
              <w:t>:</w:t>
            </w:r>
          </w:p>
          <w:p w14:paraId="4988BC06" w14:textId="77777777" w:rsidR="00807453" w:rsidRPr="00405277" w:rsidRDefault="00807453" w:rsidP="00867939">
            <w:r w:rsidRPr="00405277">
              <w:t>Transpose source IP and source port re-write ports from configured port pool.</w:t>
            </w:r>
          </w:p>
          <w:p w14:paraId="1DA209C6" w14:textId="77777777" w:rsidR="00807453" w:rsidRDefault="00807453" w:rsidP="00867939">
            <w:pPr>
              <w:rPr>
                <w:b/>
                <w:bCs/>
              </w:rPr>
            </w:pPr>
          </w:p>
          <w:p w14:paraId="6C5DB15E" w14:textId="77777777" w:rsidR="00807453" w:rsidRDefault="00807453" w:rsidP="00867939">
            <w:pPr>
              <w:rPr>
                <w:b/>
                <w:bCs/>
              </w:rPr>
            </w:pPr>
          </w:p>
          <w:p w14:paraId="616A451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44E8F9B1" w14:textId="77777777" w:rsidR="00807453" w:rsidRDefault="00807453" w:rsidP="00867939">
            <w:r>
              <w:t>Outbound NAT (SNAT)_L4</w:t>
            </w:r>
          </w:p>
          <w:p w14:paraId="38BFC49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2FE55455" w14:textId="77777777" w:rsidR="00807453" w:rsidRDefault="00807453" w:rsidP="00867939">
            <w:r>
              <w:t>5</w:t>
            </w:r>
          </w:p>
        </w:tc>
      </w:tr>
      <w:tr w:rsidR="00807453" w14:paraId="698F9AF5" w14:textId="77777777" w:rsidTr="00867939">
        <w:tc>
          <w:tcPr>
            <w:tcW w:w="4560" w:type="dxa"/>
          </w:tcPr>
          <w:p w14:paraId="543B487E" w14:textId="77777777" w:rsidR="00807453" w:rsidRPr="00F82ACE" w:rsidRDefault="00807453" w:rsidP="00867939">
            <w:r w:rsidRPr="00F82ACE">
              <w:t>0.0.0.0/32</w:t>
            </w:r>
          </w:p>
        </w:tc>
        <w:tc>
          <w:tcPr>
            <w:tcW w:w="4473" w:type="dxa"/>
          </w:tcPr>
          <w:p w14:paraId="0158E08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NULL</w:t>
            </w:r>
          </w:p>
          <w:p w14:paraId="49AAF50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3E8636A1" w14:textId="77777777" w:rsidR="00807453" w:rsidRDefault="00807453" w:rsidP="00867939">
            <w:pPr>
              <w:rPr>
                <w:b/>
                <w:bCs/>
              </w:rPr>
            </w:pPr>
            <w:r>
              <w:t>Null</w:t>
            </w:r>
          </w:p>
        </w:tc>
        <w:tc>
          <w:tcPr>
            <w:tcW w:w="2841" w:type="dxa"/>
          </w:tcPr>
          <w:p w14:paraId="3DEA88D1" w14:textId="77777777" w:rsidR="00807453" w:rsidRDefault="00807453" w:rsidP="00867939">
            <w:r>
              <w:t>6</w:t>
            </w:r>
          </w:p>
        </w:tc>
      </w:tr>
      <w:tr w:rsidR="00807453" w14:paraId="3F83C537" w14:textId="77777777" w:rsidTr="00867939">
        <w:tc>
          <w:tcPr>
            <w:tcW w:w="4560" w:type="dxa"/>
          </w:tcPr>
          <w:p w14:paraId="45388B7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23.0.0.1/32</w:t>
            </w:r>
          </w:p>
        </w:tc>
        <w:tc>
          <w:tcPr>
            <w:tcW w:w="4473" w:type="dxa"/>
          </w:tcPr>
          <w:p w14:paraId="254AFB4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Service endpoint</w:t>
            </w:r>
          </w:p>
          <w:p w14:paraId="489651E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49D0912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ST</w:t>
            </w:r>
          </w:p>
        </w:tc>
        <w:tc>
          <w:tcPr>
            <w:tcW w:w="2841" w:type="dxa"/>
          </w:tcPr>
          <w:p w14:paraId="615CC879" w14:textId="77777777" w:rsidR="00807453" w:rsidRPr="00075013" w:rsidRDefault="00807453" w:rsidP="00867939">
            <w:r w:rsidRPr="00075013">
              <w:t>7</w:t>
            </w:r>
          </w:p>
        </w:tc>
      </w:tr>
      <w:tr w:rsidR="00807453" w14:paraId="6BE68C0E" w14:textId="77777777" w:rsidTr="00867939">
        <w:tc>
          <w:tcPr>
            <w:tcW w:w="4560" w:type="dxa"/>
          </w:tcPr>
          <w:p w14:paraId="3D31A11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23.0.0.2/32</w:t>
            </w:r>
          </w:p>
        </w:tc>
        <w:tc>
          <w:tcPr>
            <w:tcW w:w="4473" w:type="dxa"/>
          </w:tcPr>
          <w:p w14:paraId="33FE3F4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Private Link - TBD</w:t>
            </w:r>
          </w:p>
          <w:p w14:paraId="3BCE890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7D6B52D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Private Link - TBD</w:t>
            </w:r>
          </w:p>
        </w:tc>
        <w:tc>
          <w:tcPr>
            <w:tcW w:w="2841" w:type="dxa"/>
          </w:tcPr>
          <w:p w14:paraId="1954F924" w14:textId="77777777" w:rsidR="00807453" w:rsidRPr="00075013" w:rsidRDefault="00807453" w:rsidP="00867939">
            <w:r w:rsidRPr="00075013">
              <w:t>8</w:t>
            </w:r>
          </w:p>
        </w:tc>
      </w:tr>
    </w:tbl>
    <w:p w14:paraId="0697D4D9" w14:textId="77777777" w:rsidR="00807453" w:rsidRDefault="00807453" w:rsidP="0080745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9CD41B5" w14:textId="77777777" w:rsidR="00807453" w:rsidRDefault="00807453" w:rsidP="00807453">
      <w:pPr>
        <w:rPr>
          <w:b/>
          <w:bCs/>
        </w:rPr>
      </w:pPr>
      <w:r>
        <w:rPr>
          <w:b/>
          <w:bCs/>
        </w:rPr>
        <w:t>Route example</w:t>
      </w:r>
      <w:r>
        <w:rPr>
          <w:b/>
          <w:bCs/>
        </w:rPr>
        <w:tab/>
        <w:t>- Outbound packets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2161"/>
        <w:gridCol w:w="1178"/>
        <w:gridCol w:w="2095"/>
        <w:gridCol w:w="3312"/>
      </w:tblGrid>
      <w:tr w:rsidR="00807453" w14:paraId="121B9F69" w14:textId="77777777" w:rsidTr="00867939">
        <w:tc>
          <w:tcPr>
            <w:tcW w:w="3116" w:type="dxa"/>
          </w:tcPr>
          <w:p w14:paraId="225E6B1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Original Packet</w:t>
            </w:r>
          </w:p>
        </w:tc>
        <w:tc>
          <w:tcPr>
            <w:tcW w:w="3116" w:type="dxa"/>
          </w:tcPr>
          <w:p w14:paraId="1B3E020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Matched route </w:t>
            </w:r>
          </w:p>
        </w:tc>
        <w:tc>
          <w:tcPr>
            <w:tcW w:w="3117" w:type="dxa"/>
          </w:tcPr>
          <w:p w14:paraId="34E0AFBE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Transform </w:t>
            </w:r>
          </w:p>
        </w:tc>
        <w:tc>
          <w:tcPr>
            <w:tcW w:w="3314" w:type="dxa"/>
          </w:tcPr>
          <w:p w14:paraId="2AC2E6C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Type</w:t>
            </w:r>
          </w:p>
        </w:tc>
      </w:tr>
      <w:tr w:rsidR="00807453" w14:paraId="16904F6C" w14:textId="77777777" w:rsidTr="00867939">
        <w:tc>
          <w:tcPr>
            <w:tcW w:w="3116" w:type="dxa"/>
          </w:tcPr>
          <w:p w14:paraId="48BF271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10.0.0.2</w:t>
            </w:r>
          </w:p>
          <w:p w14:paraId="684B235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2597FB8E" w14:textId="77777777" w:rsidR="00807453" w:rsidRDefault="00807453" w:rsidP="00867939">
            <w:pPr>
              <w:rPr>
                <w:b/>
                <w:bCs/>
              </w:rPr>
            </w:pPr>
          </w:p>
          <w:p w14:paraId="529A317B" w14:textId="77777777" w:rsidR="00807453" w:rsidRDefault="00807453" w:rsidP="00867939">
            <w:pPr>
              <w:rPr>
                <w:b/>
                <w:bCs/>
              </w:rPr>
            </w:pPr>
          </w:p>
          <w:p w14:paraId="00690CAF" w14:textId="77777777" w:rsidR="00807453" w:rsidRDefault="00807453" w:rsidP="00867939">
            <w:pPr>
              <w:rPr>
                <w:b/>
                <w:bCs/>
              </w:rPr>
            </w:pPr>
          </w:p>
          <w:p w14:paraId="5918569C" w14:textId="77777777" w:rsidR="00807453" w:rsidRDefault="00807453" w:rsidP="00867939">
            <w:pPr>
              <w:rPr>
                <w:b/>
                <w:bCs/>
              </w:rPr>
            </w:pPr>
          </w:p>
          <w:p w14:paraId="15BF91FE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71506DAD" w14:textId="77777777" w:rsidR="00807453" w:rsidRPr="00577378" w:rsidRDefault="00807453" w:rsidP="00867939">
            <w:r w:rsidRPr="00577378">
              <w:lastRenderedPageBreak/>
              <w:t xml:space="preserve">SRC: [Physical IP of host] </w:t>
            </w:r>
          </w:p>
          <w:p w14:paraId="358C6CBA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6733DE2E" w14:textId="77777777" w:rsidR="00807453" w:rsidRDefault="00807453" w:rsidP="00867939">
            <w:pPr>
              <w:rPr>
                <w:b/>
                <w:bCs/>
              </w:rPr>
            </w:pPr>
          </w:p>
          <w:p w14:paraId="4BDF76E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6E18735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250CEFCC" w14:textId="77777777" w:rsidR="00807453" w:rsidRDefault="00807453" w:rsidP="00867939">
            <w:pPr>
              <w:rPr>
                <w:b/>
                <w:bCs/>
              </w:rPr>
            </w:pPr>
          </w:p>
          <w:p w14:paraId="7C581C0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5B383E37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17B79F9F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7A734FDB" w14:textId="77777777" w:rsidR="00807453" w:rsidRDefault="00807453" w:rsidP="00867939">
            <w:pPr>
              <w:rPr>
                <w:b/>
                <w:bCs/>
              </w:rPr>
            </w:pPr>
          </w:p>
          <w:p w14:paraId="34CB6E2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7B4CE5A4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5012B5D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78D7F81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1</w:t>
            </w:r>
          </w:p>
        </w:tc>
        <w:tc>
          <w:tcPr>
            <w:tcW w:w="3117" w:type="dxa"/>
          </w:tcPr>
          <w:p w14:paraId="105465A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10CCFB4F" w14:textId="77777777" w:rsidR="00807453" w:rsidRPr="00577378" w:rsidRDefault="00807453" w:rsidP="00867939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22D1C34B" w14:textId="77777777" w:rsidR="00807453" w:rsidRPr="00663D7E" w:rsidRDefault="00807453" w:rsidP="00867939">
            <w:r w:rsidRPr="00577378">
              <w:t xml:space="preserve">DST: </w:t>
            </w:r>
            <w:r w:rsidRPr="00EA60E8">
              <w:rPr>
                <w:highlight w:val="yellow"/>
              </w:rPr>
              <w:t>[100.0.0.2] # Came from mapping table lookup</w:t>
            </w:r>
          </w:p>
          <w:p w14:paraId="643DD38F" w14:textId="77777777" w:rsidR="00807453" w:rsidRDefault="00807453" w:rsidP="00867939">
            <w:pPr>
              <w:rPr>
                <w:b/>
                <w:bCs/>
              </w:rPr>
            </w:pPr>
          </w:p>
          <w:p w14:paraId="32EA017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6464CDA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lastRenderedPageBreak/>
              <w:t xml:space="preserve">VNI: </w:t>
            </w:r>
            <w:r>
              <w:t>10001</w:t>
            </w:r>
          </w:p>
          <w:p w14:paraId="61FF2A40" w14:textId="77777777" w:rsidR="00807453" w:rsidRDefault="00807453" w:rsidP="00867939">
            <w:pPr>
              <w:rPr>
                <w:b/>
                <w:bCs/>
              </w:rPr>
            </w:pPr>
          </w:p>
          <w:p w14:paraId="1504B80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7115027D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4E0D71B7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 w:rsidRPr="00EA60E8">
              <w:rPr>
                <w:highlight w:val="yellow"/>
              </w:rPr>
              <w:t>E4-A7-A0-99-0E-18</w:t>
            </w:r>
          </w:p>
          <w:p w14:paraId="74D06081" w14:textId="77777777" w:rsidR="00807453" w:rsidRDefault="00807453" w:rsidP="00867939">
            <w:pPr>
              <w:rPr>
                <w:b/>
                <w:bCs/>
              </w:rPr>
            </w:pPr>
          </w:p>
          <w:p w14:paraId="79132BB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6F804F29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2869CFB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7E52174F" w14:textId="77777777" w:rsidR="00807453" w:rsidRDefault="00807453" w:rsidP="00867939">
            <w:r>
              <w:lastRenderedPageBreak/>
              <w:t>Encap_with_lookup_V4_underlay</w:t>
            </w:r>
          </w:p>
          <w:p w14:paraId="2E55399F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45D7C0C9" w14:textId="77777777" w:rsidTr="00867939">
        <w:tc>
          <w:tcPr>
            <w:tcW w:w="3116" w:type="dxa"/>
          </w:tcPr>
          <w:p w14:paraId="3943A0B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10.0.0.100</w:t>
            </w:r>
          </w:p>
          <w:p w14:paraId="7279C5C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44A544B3" w14:textId="77777777" w:rsidR="00807453" w:rsidRDefault="00807453" w:rsidP="00867939">
            <w:pPr>
              <w:rPr>
                <w:b/>
                <w:bCs/>
              </w:rPr>
            </w:pPr>
          </w:p>
          <w:p w14:paraId="134965F7" w14:textId="77777777" w:rsidR="00807453" w:rsidRDefault="00807453" w:rsidP="00867939">
            <w:pPr>
              <w:rPr>
                <w:b/>
                <w:bCs/>
              </w:rPr>
            </w:pPr>
          </w:p>
          <w:p w14:paraId="01D96D88" w14:textId="77777777" w:rsidR="00807453" w:rsidRDefault="00807453" w:rsidP="00867939">
            <w:pPr>
              <w:rPr>
                <w:b/>
                <w:bCs/>
              </w:rPr>
            </w:pPr>
          </w:p>
          <w:p w14:paraId="0D4BA1BF" w14:textId="77777777" w:rsidR="00807453" w:rsidRDefault="00807453" w:rsidP="00867939">
            <w:pPr>
              <w:rPr>
                <w:b/>
                <w:bCs/>
              </w:rPr>
            </w:pPr>
          </w:p>
          <w:p w14:paraId="2988DDB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02AF0208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0EED8C7E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4A33739D" w14:textId="77777777" w:rsidR="00807453" w:rsidRDefault="00807453" w:rsidP="00867939">
            <w:pPr>
              <w:rPr>
                <w:b/>
                <w:bCs/>
              </w:rPr>
            </w:pPr>
          </w:p>
          <w:p w14:paraId="32E718D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66B13803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37BEBC9B" w14:textId="77777777" w:rsidR="00807453" w:rsidRDefault="00807453" w:rsidP="00867939">
            <w:pPr>
              <w:rPr>
                <w:b/>
                <w:bCs/>
              </w:rPr>
            </w:pPr>
          </w:p>
          <w:p w14:paraId="2B56674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CC47731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081D6454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6A9E8F9A" w14:textId="77777777" w:rsidR="00807453" w:rsidRDefault="00807453" w:rsidP="00867939">
            <w:pPr>
              <w:rPr>
                <w:b/>
                <w:bCs/>
              </w:rPr>
            </w:pPr>
          </w:p>
          <w:p w14:paraId="5FF803C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48B5B44C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7DD29AA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1382F63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Id = 2</w:t>
            </w:r>
          </w:p>
        </w:tc>
        <w:tc>
          <w:tcPr>
            <w:tcW w:w="3117" w:type="dxa"/>
          </w:tcPr>
          <w:p w14:paraId="222C933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23179844" w14:textId="77777777" w:rsidR="00807453" w:rsidRPr="00577378" w:rsidRDefault="00807453" w:rsidP="00867939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5B393DE5" w14:textId="77777777" w:rsidR="00807453" w:rsidRPr="00663D7E" w:rsidRDefault="00807453" w:rsidP="00867939">
            <w:r w:rsidRPr="00577378">
              <w:t>DST</w:t>
            </w:r>
            <w:r w:rsidRPr="000E0BBE">
              <w:rPr>
                <w:highlight w:val="yellow"/>
              </w:rPr>
              <w:t xml:space="preserve">: [23.0.0.1] </w:t>
            </w:r>
            <w:r w:rsidRPr="00EA60E8">
              <w:rPr>
                <w:highlight w:val="yellow"/>
              </w:rPr>
              <w:t># Came from mapping table lookup</w:t>
            </w:r>
          </w:p>
          <w:p w14:paraId="3E086830" w14:textId="77777777" w:rsidR="00807453" w:rsidRDefault="00807453" w:rsidP="00867939">
            <w:pPr>
              <w:rPr>
                <w:b/>
                <w:bCs/>
              </w:rPr>
            </w:pPr>
          </w:p>
          <w:p w14:paraId="6391C5C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6A5DB3BE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 xml:space="preserve">VNI: </w:t>
            </w:r>
            <w:r>
              <w:t>90000</w:t>
            </w:r>
          </w:p>
          <w:p w14:paraId="27C5664D" w14:textId="77777777" w:rsidR="00807453" w:rsidRDefault="00807453" w:rsidP="00867939">
            <w:pPr>
              <w:rPr>
                <w:b/>
                <w:bCs/>
              </w:rPr>
            </w:pPr>
          </w:p>
          <w:p w14:paraId="5AF26F7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1ABEE3F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5BDFA693" w14:textId="77777777" w:rsidR="00807453" w:rsidRDefault="00807453" w:rsidP="00867939">
            <w:pPr>
              <w:rPr>
                <w:b/>
                <w:bCs/>
              </w:rPr>
            </w:pPr>
            <w:r w:rsidRPr="009009B5">
              <w:t xml:space="preserve">DST - </w:t>
            </w:r>
            <w:r w:rsidRPr="000E0BBE">
              <w:rPr>
                <w:highlight w:val="yellow"/>
              </w:rPr>
              <w:t>E4-A7-A0-99-0E-28</w:t>
            </w:r>
          </w:p>
          <w:p w14:paraId="2E063E61" w14:textId="77777777" w:rsidR="00807453" w:rsidRDefault="00807453" w:rsidP="00867939">
            <w:pPr>
              <w:rPr>
                <w:b/>
                <w:bCs/>
              </w:rPr>
            </w:pPr>
          </w:p>
          <w:p w14:paraId="4093D51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0261F879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</w:t>
            </w:r>
            <w:r>
              <w:t>100</w:t>
            </w:r>
            <w:r w:rsidRPr="00663D7E">
              <w:t>]</w:t>
            </w:r>
          </w:p>
          <w:p w14:paraId="0385E0C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420CC2DB" w14:textId="77777777" w:rsidR="00807453" w:rsidRDefault="00807453" w:rsidP="00867939">
            <w:r>
              <w:t>Encap_with_Provided_data</w:t>
            </w:r>
          </w:p>
          <w:p w14:paraId="7E9C1B7F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3FAFE62E" w14:textId="77777777" w:rsidTr="00867939">
        <w:tc>
          <w:tcPr>
            <w:tcW w:w="3116" w:type="dxa"/>
          </w:tcPr>
          <w:p w14:paraId="010BBD5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10.0.0.101</w:t>
            </w:r>
          </w:p>
          <w:p w14:paraId="3A6C19D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SMAC1-&gt; DMAC_FAKE</w:t>
            </w:r>
          </w:p>
          <w:p w14:paraId="6027EF0C" w14:textId="77777777" w:rsidR="00807453" w:rsidRDefault="00807453" w:rsidP="00867939">
            <w:pPr>
              <w:rPr>
                <w:b/>
                <w:bCs/>
              </w:rPr>
            </w:pPr>
          </w:p>
          <w:p w14:paraId="770A8F86" w14:textId="77777777" w:rsidR="00807453" w:rsidRDefault="00807453" w:rsidP="00867939">
            <w:pPr>
              <w:rPr>
                <w:b/>
                <w:bCs/>
              </w:rPr>
            </w:pPr>
          </w:p>
          <w:p w14:paraId="6B3104A8" w14:textId="77777777" w:rsidR="00807453" w:rsidRDefault="00807453" w:rsidP="00867939">
            <w:pPr>
              <w:rPr>
                <w:b/>
                <w:bCs/>
              </w:rPr>
            </w:pPr>
          </w:p>
          <w:p w14:paraId="528CA055" w14:textId="77777777" w:rsidR="00807453" w:rsidRDefault="00807453" w:rsidP="00867939">
            <w:pPr>
              <w:rPr>
                <w:b/>
                <w:bCs/>
              </w:rPr>
            </w:pPr>
          </w:p>
          <w:p w14:paraId="77EFCE1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45C25A2A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4C09E961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334B0C33" w14:textId="77777777" w:rsidR="00807453" w:rsidRDefault="00807453" w:rsidP="00867939">
            <w:pPr>
              <w:rPr>
                <w:b/>
                <w:bCs/>
              </w:rPr>
            </w:pPr>
          </w:p>
          <w:p w14:paraId="611FD1D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1CC16891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42D53F25" w14:textId="77777777" w:rsidR="00807453" w:rsidRDefault="00807453" w:rsidP="00867939">
            <w:pPr>
              <w:rPr>
                <w:b/>
                <w:bCs/>
              </w:rPr>
            </w:pPr>
          </w:p>
          <w:p w14:paraId="09E4385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3517F61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38905AB2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14F429D2" w14:textId="77777777" w:rsidR="00807453" w:rsidRDefault="00807453" w:rsidP="00867939">
            <w:pPr>
              <w:rPr>
                <w:b/>
                <w:bCs/>
              </w:rPr>
            </w:pPr>
          </w:p>
          <w:p w14:paraId="75F517E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56A21497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22FCB67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53F0529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3</w:t>
            </w:r>
          </w:p>
        </w:tc>
        <w:tc>
          <w:tcPr>
            <w:tcW w:w="3117" w:type="dxa"/>
          </w:tcPr>
          <w:p w14:paraId="459C30A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14038EC7" w14:textId="77777777" w:rsidR="00807453" w:rsidRPr="00577378" w:rsidRDefault="00807453" w:rsidP="00867939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6789116D" w14:textId="77777777" w:rsidR="00807453" w:rsidRPr="00663D7E" w:rsidRDefault="00807453" w:rsidP="00867939">
            <w:r w:rsidRPr="00577378">
              <w:lastRenderedPageBreak/>
              <w:t>DST</w:t>
            </w:r>
            <w:r w:rsidRPr="000E0BBE">
              <w:rPr>
                <w:highlight w:val="yellow"/>
              </w:rPr>
              <w:t xml:space="preserve">: </w:t>
            </w:r>
            <w:r>
              <w:rPr>
                <w:highlight w:val="yellow"/>
              </w:rPr>
              <w:t xml:space="preserve">ECMP on </w:t>
            </w:r>
            <w:r w:rsidRPr="000E0BBE">
              <w:rPr>
                <w:highlight w:val="yellow"/>
              </w:rPr>
              <w:t>[</w:t>
            </w:r>
            <w:r w:rsidRPr="002431FC">
              <w:rPr>
                <w:highlight w:val="yellow"/>
              </w:rPr>
              <w:t>23.0.0.10, 23.0.0.11, 23.0.0.13, 23.0.0.14</w:t>
            </w:r>
            <w:r w:rsidRPr="000E0BBE">
              <w:rPr>
                <w:highlight w:val="yellow"/>
              </w:rPr>
              <w:t xml:space="preserve">] </w:t>
            </w:r>
            <w:r w:rsidRPr="00EA60E8">
              <w:rPr>
                <w:highlight w:val="yellow"/>
              </w:rPr>
              <w:t># Came from mapping table lookup</w:t>
            </w:r>
          </w:p>
          <w:p w14:paraId="106E7817" w14:textId="77777777" w:rsidR="00807453" w:rsidRDefault="00807453" w:rsidP="00867939">
            <w:pPr>
              <w:rPr>
                <w:b/>
                <w:bCs/>
              </w:rPr>
            </w:pPr>
          </w:p>
          <w:p w14:paraId="7901B6A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1C87277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 xml:space="preserve">VNI: </w:t>
            </w:r>
            <w:r>
              <w:t>90000</w:t>
            </w:r>
          </w:p>
          <w:p w14:paraId="11DC24C3" w14:textId="77777777" w:rsidR="00807453" w:rsidRDefault="00807453" w:rsidP="00867939">
            <w:pPr>
              <w:rPr>
                <w:b/>
                <w:bCs/>
              </w:rPr>
            </w:pPr>
          </w:p>
          <w:p w14:paraId="457B050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B7D0CF4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2766A896" w14:textId="77777777" w:rsidR="00807453" w:rsidRDefault="00807453" w:rsidP="00867939">
            <w:pPr>
              <w:rPr>
                <w:b/>
                <w:bCs/>
              </w:rPr>
            </w:pPr>
            <w:r w:rsidRPr="009009B5">
              <w:t xml:space="preserve">DST - </w:t>
            </w:r>
            <w:r w:rsidRPr="000E0BBE">
              <w:rPr>
                <w:highlight w:val="yellow"/>
              </w:rPr>
              <w:t>E4-A7-A0-99-0E-2</w:t>
            </w:r>
            <w:r>
              <w:t>9</w:t>
            </w:r>
          </w:p>
          <w:p w14:paraId="285E41F5" w14:textId="77777777" w:rsidR="00807453" w:rsidRDefault="00807453" w:rsidP="00867939">
            <w:pPr>
              <w:rPr>
                <w:b/>
                <w:bCs/>
              </w:rPr>
            </w:pPr>
          </w:p>
          <w:p w14:paraId="4315281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1DAF331A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</w:t>
            </w:r>
            <w:r>
              <w:t>100</w:t>
            </w:r>
            <w:r w:rsidRPr="00663D7E">
              <w:t>]</w:t>
            </w:r>
          </w:p>
          <w:p w14:paraId="654829E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1C7BC135" w14:textId="77777777" w:rsidR="00807453" w:rsidRDefault="00807453" w:rsidP="00867939">
            <w:r>
              <w:lastRenderedPageBreak/>
              <w:t>Encap_with_Provided_data_ECMP</w:t>
            </w:r>
          </w:p>
          <w:p w14:paraId="52AFDCA1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0E7FEAEE" w14:textId="77777777" w:rsidTr="00867939">
        <w:tc>
          <w:tcPr>
            <w:tcW w:w="3116" w:type="dxa"/>
          </w:tcPr>
          <w:p w14:paraId="5A1E367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10.0.0.1 -&gt; </w:t>
            </w:r>
            <w:r w:rsidRPr="003D137D">
              <w:t>8.8.8.8</w:t>
            </w:r>
          </w:p>
          <w:p w14:paraId="541B950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4131BAD6" w14:textId="77777777" w:rsidR="00807453" w:rsidRDefault="00807453" w:rsidP="00867939">
            <w:pPr>
              <w:rPr>
                <w:b/>
                <w:bCs/>
              </w:rPr>
            </w:pPr>
          </w:p>
          <w:p w14:paraId="2BD9768A" w14:textId="77777777" w:rsidR="00807453" w:rsidRDefault="00807453" w:rsidP="00867939">
            <w:pPr>
              <w:rPr>
                <w:b/>
                <w:bCs/>
              </w:rPr>
            </w:pPr>
          </w:p>
          <w:p w14:paraId="50A55AF5" w14:textId="77777777" w:rsidR="00807453" w:rsidRDefault="00807453" w:rsidP="00867939">
            <w:pPr>
              <w:rPr>
                <w:b/>
                <w:bCs/>
              </w:rPr>
            </w:pPr>
          </w:p>
          <w:p w14:paraId="729F4623" w14:textId="77777777" w:rsidR="00807453" w:rsidRDefault="00807453" w:rsidP="00867939">
            <w:pPr>
              <w:rPr>
                <w:b/>
                <w:bCs/>
              </w:rPr>
            </w:pPr>
          </w:p>
          <w:p w14:paraId="6352A47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747BB3CE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48ADD27B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4F70A135" w14:textId="77777777" w:rsidR="00807453" w:rsidRDefault="00807453" w:rsidP="00867939">
            <w:pPr>
              <w:rPr>
                <w:b/>
                <w:bCs/>
              </w:rPr>
            </w:pPr>
          </w:p>
          <w:p w14:paraId="2EE5570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2F4798A8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68B82FF5" w14:textId="77777777" w:rsidR="00807453" w:rsidRDefault="00807453" w:rsidP="00867939">
            <w:pPr>
              <w:rPr>
                <w:b/>
                <w:bCs/>
              </w:rPr>
            </w:pPr>
          </w:p>
          <w:p w14:paraId="7D14BC6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F8D3CB9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085F55C2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4C69B111" w14:textId="77777777" w:rsidR="00807453" w:rsidRDefault="00807453" w:rsidP="00867939">
            <w:pPr>
              <w:rPr>
                <w:b/>
                <w:bCs/>
              </w:rPr>
            </w:pPr>
          </w:p>
          <w:p w14:paraId="0DBABED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50389DB1" w14:textId="77777777" w:rsidR="00807453" w:rsidRDefault="00807453" w:rsidP="00867939">
            <w:pPr>
              <w:rPr>
                <w:b/>
                <w:bCs/>
              </w:rPr>
            </w:pPr>
            <w:r w:rsidRPr="00663D7E">
              <w:lastRenderedPageBreak/>
              <w:t>[10.0.0.1] -&gt; [</w:t>
            </w:r>
            <w:r w:rsidRPr="003D137D">
              <w:t>8.8.8.8</w:t>
            </w:r>
            <w:r>
              <w:t>]</w:t>
            </w:r>
          </w:p>
        </w:tc>
        <w:tc>
          <w:tcPr>
            <w:tcW w:w="3116" w:type="dxa"/>
          </w:tcPr>
          <w:p w14:paraId="270669BE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4</w:t>
            </w:r>
          </w:p>
        </w:tc>
        <w:tc>
          <w:tcPr>
            <w:tcW w:w="3117" w:type="dxa"/>
          </w:tcPr>
          <w:p w14:paraId="3C135AB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4D8BFD44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0E347273" w14:textId="77777777" w:rsidTr="00867939">
        <w:tc>
          <w:tcPr>
            <w:tcW w:w="3116" w:type="dxa"/>
          </w:tcPr>
          <w:p w14:paraId="5C645C0A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112BD29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593A8DF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366650BF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EC22425" w14:textId="77777777" w:rsidTr="00867939">
        <w:tc>
          <w:tcPr>
            <w:tcW w:w="3116" w:type="dxa"/>
          </w:tcPr>
          <w:p w14:paraId="0D176F1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570C5EA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1097FC1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31AEECE0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71EACFB4" w14:textId="77777777" w:rsidTr="00867939">
        <w:tc>
          <w:tcPr>
            <w:tcW w:w="3116" w:type="dxa"/>
          </w:tcPr>
          <w:p w14:paraId="18F15FF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7EFAFC89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7DB71F5C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753AF58B" w14:textId="77777777" w:rsidR="00807453" w:rsidRDefault="00807453" w:rsidP="00867939">
            <w:pPr>
              <w:rPr>
                <w:b/>
                <w:bCs/>
              </w:rPr>
            </w:pPr>
          </w:p>
        </w:tc>
      </w:tr>
    </w:tbl>
    <w:p w14:paraId="582F101E" w14:textId="77777777" w:rsidR="00807453" w:rsidRDefault="00807453" w:rsidP="00807453">
      <w:pPr>
        <w:rPr>
          <w:b/>
          <w:bCs/>
        </w:rPr>
      </w:pPr>
    </w:p>
    <w:p w14:paraId="208A461D" w14:textId="77777777" w:rsidR="00807453" w:rsidRDefault="00807453" w:rsidP="00807453">
      <w:pPr>
        <w:rPr>
          <w:b/>
          <w:bCs/>
        </w:rPr>
      </w:pPr>
      <w:r>
        <w:rPr>
          <w:b/>
          <w:bCs/>
        </w:rPr>
        <w:br w:type="page"/>
      </w:r>
    </w:p>
    <w:p w14:paraId="73B079A2" w14:textId="77777777" w:rsidR="00807453" w:rsidRDefault="00807453" w:rsidP="00807453">
      <w:pPr>
        <w:rPr>
          <w:b/>
          <w:bCs/>
        </w:rPr>
        <w:sectPr w:rsidR="0080745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373768" w14:textId="77777777" w:rsidR="00807453" w:rsidRPr="00B30F0B" w:rsidRDefault="00807453" w:rsidP="00807453">
      <w:pPr>
        <w:rPr>
          <w:b/>
          <w:bCs/>
        </w:rPr>
      </w:pPr>
    </w:p>
    <w:p w14:paraId="65557ED9" w14:textId="77777777" w:rsidR="00807453" w:rsidRPr="004B49BF" w:rsidRDefault="00807453" w:rsidP="00807453"/>
    <w:p w14:paraId="1BF04485" w14:textId="77777777" w:rsidR="00807453" w:rsidRDefault="00807453" w:rsidP="00807453">
      <w:pPr>
        <w:pStyle w:val="Heading2"/>
      </w:pPr>
      <w:r>
        <w:t>Packet Flow</w:t>
      </w:r>
    </w:p>
    <w:p w14:paraId="6B815531" w14:textId="77777777" w:rsidR="00807453" w:rsidRDefault="00807453" w:rsidP="00807453">
      <w:pPr>
        <w:pStyle w:val="Heading3"/>
        <w:ind w:left="720"/>
      </w:pPr>
      <w:r>
        <w:t>Inbound</w:t>
      </w:r>
    </w:p>
    <w:p w14:paraId="5BAE1F74" w14:textId="77777777" w:rsidR="00807453" w:rsidRDefault="00807453" w:rsidP="00807453"/>
    <w:p w14:paraId="41F97949" w14:textId="77777777" w:rsidR="00807453" w:rsidRDefault="00807453" w:rsidP="00807453">
      <w:pPr>
        <w:ind w:left="1440"/>
        <w:rPr>
          <w:b/>
          <w:bCs/>
        </w:rPr>
      </w:pPr>
      <w:r w:rsidRPr="00D2184B">
        <w:rPr>
          <w:b/>
          <w:bCs/>
        </w:rPr>
        <w:t>Fast Path – Flow Match</w:t>
      </w:r>
    </w:p>
    <w:p w14:paraId="1AAEBEB0" w14:textId="77777777" w:rsidR="00807453" w:rsidRPr="00D2184B" w:rsidRDefault="00807453" w:rsidP="00807453">
      <w:pPr>
        <w:ind w:left="1440"/>
        <w:rPr>
          <w:b/>
          <w:bCs/>
        </w:rPr>
      </w:pPr>
      <w:r w:rsidRPr="0033425B">
        <w:rPr>
          <w:noProof/>
          <w:sz w:val="72"/>
          <w:szCs w:val="72"/>
        </w:rPr>
        <w:drawing>
          <wp:inline distT="0" distB="0" distL="0" distR="0" wp14:anchorId="2667F0CA" wp14:editId="29050CD3">
            <wp:extent cx="11526189" cy="1634821"/>
            <wp:effectExtent l="0" t="0" r="18415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3CD61F42" w14:textId="77777777" w:rsidR="00807453" w:rsidRPr="00D2184B" w:rsidRDefault="00807453" w:rsidP="00807453">
      <w:pPr>
        <w:ind w:left="1440"/>
        <w:rPr>
          <w:b/>
          <w:bCs/>
        </w:rPr>
      </w:pPr>
      <w:r w:rsidRPr="00D2184B">
        <w:rPr>
          <w:b/>
          <w:bCs/>
        </w:rPr>
        <w:t>Slow Path – No flow match</w:t>
      </w:r>
    </w:p>
    <w:p w14:paraId="7D79FF17" w14:textId="77777777" w:rsidR="00807453" w:rsidRPr="00CA550D" w:rsidRDefault="00807453" w:rsidP="00807453">
      <w:pPr>
        <w:ind w:left="2160"/>
      </w:pPr>
      <w:r w:rsidRPr="0033425B">
        <w:rPr>
          <w:noProof/>
          <w:sz w:val="72"/>
          <w:szCs w:val="72"/>
        </w:rPr>
        <w:drawing>
          <wp:inline distT="0" distB="0" distL="0" distR="0" wp14:anchorId="5413D027" wp14:editId="66AAAEFA">
            <wp:extent cx="11351260" cy="1653871"/>
            <wp:effectExtent l="19050" t="0" r="2159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4C3C0692" w14:textId="77777777" w:rsidR="00807453" w:rsidRDefault="00807453" w:rsidP="00807453"/>
    <w:p w14:paraId="35D4FA90" w14:textId="77777777" w:rsidR="00807453" w:rsidRDefault="00807453" w:rsidP="00807453">
      <w:pPr>
        <w:pStyle w:val="Heading3"/>
        <w:ind w:left="720"/>
      </w:pPr>
      <w:r>
        <w:t>Outbound</w:t>
      </w:r>
    </w:p>
    <w:p w14:paraId="469D32E4" w14:textId="77777777" w:rsidR="00807453" w:rsidRDefault="00807453" w:rsidP="00807453"/>
    <w:p w14:paraId="17B620BC" w14:textId="77777777" w:rsidR="00807453" w:rsidRDefault="00807453" w:rsidP="00807453">
      <w:pPr>
        <w:ind w:left="1440"/>
        <w:rPr>
          <w:b/>
          <w:bCs/>
        </w:rPr>
      </w:pPr>
      <w:r>
        <w:rPr>
          <w:b/>
          <w:bCs/>
        </w:rPr>
        <w:t>Fast path – flow match</w:t>
      </w:r>
    </w:p>
    <w:p w14:paraId="41127FD9" w14:textId="77777777" w:rsidR="00807453" w:rsidRDefault="00807453" w:rsidP="00807453">
      <w:p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056E80" wp14:editId="5E6CDF04">
            <wp:extent cx="7537690" cy="1742440"/>
            <wp:effectExtent l="19050" t="0" r="635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7DBF8078" w14:textId="6D127F0C" w:rsidR="00807453" w:rsidRPr="008E249C" w:rsidRDefault="00807453" w:rsidP="00807453">
      <w:pPr>
        <w:ind w:left="1440"/>
      </w:pPr>
      <w:r w:rsidRPr="00D2184B">
        <w:rPr>
          <w:b/>
          <w:bCs/>
        </w:rPr>
        <w:t>Slow Path</w:t>
      </w:r>
      <w:r w:rsidR="002859DC">
        <w:rPr>
          <w:b/>
          <w:bCs/>
        </w:rPr>
        <w:t xml:space="preserve"> (policy evaluation)</w:t>
      </w:r>
      <w:r w:rsidRPr="00D2184B">
        <w:rPr>
          <w:b/>
          <w:bCs/>
        </w:rPr>
        <w:t xml:space="preserve"> – No flow match</w:t>
      </w:r>
    </w:p>
    <w:p w14:paraId="36B0773A" w14:textId="77777777" w:rsidR="00807453" w:rsidRDefault="00807453" w:rsidP="00807453">
      <w:pPr>
        <w:ind w:left="1440"/>
      </w:pPr>
      <w:r>
        <w:rPr>
          <w:noProof/>
        </w:rPr>
        <w:drawing>
          <wp:inline distT="0" distB="0" distL="0" distR="0" wp14:anchorId="11B49757" wp14:editId="581E93E2">
            <wp:extent cx="12038275" cy="3557905"/>
            <wp:effectExtent l="19050" t="0" r="20955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2ADABAD2" w14:textId="77777777" w:rsidR="00807453" w:rsidRDefault="00807453" w:rsidP="00807453">
      <w:r>
        <w:br w:type="page"/>
      </w:r>
    </w:p>
    <w:p w14:paraId="243DE075" w14:textId="77777777" w:rsidR="00807453" w:rsidRDefault="00807453" w:rsidP="00807453">
      <w:pPr>
        <w:sectPr w:rsidR="00807453" w:rsidSect="0086793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4D8BDFF" w14:textId="77777777" w:rsidR="00807453" w:rsidRPr="001D3103" w:rsidRDefault="00807453" w:rsidP="00807453"/>
    <w:p w14:paraId="39FDC324" w14:textId="77777777" w:rsidR="00807453" w:rsidRDefault="00807453" w:rsidP="00807453">
      <w:pPr>
        <w:pStyle w:val="Heading2"/>
      </w:pPr>
      <w:r>
        <w:t>Packet Transform Examples</w:t>
      </w:r>
    </w:p>
    <w:p w14:paraId="57341E4F" w14:textId="77777777" w:rsidR="00807453" w:rsidRDefault="00807453" w:rsidP="003C65E4">
      <w:pPr>
        <w:pStyle w:val="Heading3"/>
        <w:numPr>
          <w:ilvl w:val="0"/>
          <w:numId w:val="3"/>
        </w:numPr>
      </w:pPr>
      <w:r w:rsidRPr="00B613AE">
        <w:t>VNET to VNET Traffic</w:t>
      </w:r>
    </w:p>
    <w:p w14:paraId="057B9B90" w14:textId="77777777" w:rsidR="00807453" w:rsidRDefault="00807453" w:rsidP="00807453">
      <w:pPr>
        <w:pStyle w:val="ListParagraph"/>
        <w:rPr>
          <w:b/>
          <w:bCs/>
        </w:rPr>
      </w:pPr>
    </w:p>
    <w:p w14:paraId="720B9523" w14:textId="77777777" w:rsidR="00807453" w:rsidRDefault="00807453" w:rsidP="00807453">
      <w:pPr>
        <w:ind w:left="720"/>
        <w:rPr>
          <w:b/>
          <w:bCs/>
        </w:rPr>
      </w:pPr>
      <w:r>
        <w:rPr>
          <w:b/>
          <w:bCs/>
        </w:rPr>
        <w:t>V-Port</w:t>
      </w:r>
    </w:p>
    <w:p w14:paraId="416557E6" w14:textId="77777777" w:rsidR="00807453" w:rsidRDefault="00807453" w:rsidP="003C65E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Physical address = 100.0.0.2</w:t>
      </w:r>
    </w:p>
    <w:p w14:paraId="67E9F9E1" w14:textId="77777777" w:rsidR="00807453" w:rsidRPr="008257A8" w:rsidRDefault="00807453" w:rsidP="003C65E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V-Port Mac = V-PORT_MAC</w:t>
      </w:r>
    </w:p>
    <w:p w14:paraId="16241916" w14:textId="77777777" w:rsidR="00807453" w:rsidRDefault="00807453" w:rsidP="00807453">
      <w:pPr>
        <w:ind w:left="720"/>
        <w:rPr>
          <w:b/>
          <w:bCs/>
        </w:rPr>
      </w:pPr>
      <w:r>
        <w:rPr>
          <w:b/>
          <w:bCs/>
        </w:rPr>
        <w:t>VNET Definition:</w:t>
      </w:r>
    </w:p>
    <w:p w14:paraId="01E32D80" w14:textId="77777777" w:rsidR="00807453" w:rsidRPr="00933BAD" w:rsidRDefault="00807453" w:rsidP="003C65E4">
      <w:pPr>
        <w:pStyle w:val="ListParagraph"/>
        <w:numPr>
          <w:ilvl w:val="1"/>
          <w:numId w:val="1"/>
        </w:numPr>
      </w:pPr>
      <w:r w:rsidRPr="00933BAD">
        <w:t xml:space="preserve">10.0.0.0/24 </w:t>
      </w:r>
    </w:p>
    <w:p w14:paraId="03552613" w14:textId="77777777" w:rsidR="00807453" w:rsidRDefault="00807453" w:rsidP="003C65E4">
      <w:pPr>
        <w:pStyle w:val="ListParagraph"/>
        <w:numPr>
          <w:ilvl w:val="1"/>
          <w:numId w:val="1"/>
        </w:numPr>
      </w:pPr>
      <w:r w:rsidRPr="00933BAD">
        <w:t>20.0.0.0/24</w:t>
      </w:r>
    </w:p>
    <w:p w14:paraId="74A25E93" w14:textId="77777777" w:rsidR="00807453" w:rsidRDefault="00807453" w:rsidP="00807453">
      <w:pPr>
        <w:ind w:left="720"/>
      </w:pPr>
    </w:p>
    <w:p w14:paraId="14131CAB" w14:textId="77777777" w:rsidR="00807453" w:rsidRDefault="00807453" w:rsidP="00807453">
      <w:pPr>
        <w:ind w:left="720"/>
        <w:rPr>
          <w:b/>
          <w:bCs/>
        </w:rPr>
      </w:pPr>
      <w:r w:rsidRPr="006B4D4C">
        <w:rPr>
          <w:b/>
          <w:bCs/>
        </w:rPr>
        <w:t>VNET Mapping Table</w:t>
      </w:r>
    </w:p>
    <w:tbl>
      <w:tblPr>
        <w:tblStyle w:val="TableGrid"/>
        <w:tblW w:w="0" w:type="auto"/>
        <w:tblInd w:w="1324" w:type="dxa"/>
        <w:tblLook w:val="04A0" w:firstRow="1" w:lastRow="0" w:firstColumn="1" w:lastColumn="0" w:noHBand="0" w:noVBand="1"/>
      </w:tblPr>
      <w:tblGrid>
        <w:gridCol w:w="977"/>
        <w:gridCol w:w="1075"/>
        <w:gridCol w:w="1050"/>
        <w:gridCol w:w="976"/>
        <w:gridCol w:w="3279"/>
        <w:gridCol w:w="669"/>
      </w:tblGrid>
      <w:tr w:rsidR="00807453" w14:paraId="11DB4906" w14:textId="77777777" w:rsidTr="00867939">
        <w:tc>
          <w:tcPr>
            <w:tcW w:w="1870" w:type="dxa"/>
            <w:shd w:val="clear" w:color="auto" w:fill="8EAADB" w:themeFill="accent1" w:themeFillTint="99"/>
          </w:tcPr>
          <w:p w14:paraId="3C3F944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  <w:shd w:val="clear" w:color="auto" w:fill="8EAADB" w:themeFill="accent1" w:themeFillTint="99"/>
          </w:tcPr>
          <w:p w14:paraId="6E283E8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V4 underlay</w:t>
            </w:r>
          </w:p>
        </w:tc>
        <w:tc>
          <w:tcPr>
            <w:tcW w:w="1870" w:type="dxa"/>
            <w:shd w:val="clear" w:color="auto" w:fill="8EAADB" w:themeFill="accent1" w:themeFillTint="99"/>
          </w:tcPr>
          <w:p w14:paraId="18F4DAD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V6 underlay</w:t>
            </w:r>
          </w:p>
        </w:tc>
        <w:tc>
          <w:tcPr>
            <w:tcW w:w="1870" w:type="dxa"/>
            <w:shd w:val="clear" w:color="auto" w:fill="8EAADB" w:themeFill="accent1" w:themeFillTint="99"/>
          </w:tcPr>
          <w:p w14:paraId="047BB9A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Mac-Address</w:t>
            </w:r>
          </w:p>
        </w:tc>
        <w:tc>
          <w:tcPr>
            <w:tcW w:w="4688" w:type="dxa"/>
            <w:shd w:val="clear" w:color="auto" w:fill="8EAADB" w:themeFill="accent1" w:themeFillTint="99"/>
          </w:tcPr>
          <w:p w14:paraId="198D1B5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Mapping Action </w:t>
            </w:r>
          </w:p>
        </w:tc>
        <w:tc>
          <w:tcPr>
            <w:tcW w:w="4688" w:type="dxa"/>
            <w:shd w:val="clear" w:color="auto" w:fill="8EAADB" w:themeFill="accent1" w:themeFillTint="99"/>
          </w:tcPr>
          <w:p w14:paraId="555DFDB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VNI</w:t>
            </w:r>
          </w:p>
        </w:tc>
      </w:tr>
      <w:tr w:rsidR="00807453" w14:paraId="51860DC2" w14:textId="77777777" w:rsidTr="00867939">
        <w:tc>
          <w:tcPr>
            <w:tcW w:w="1870" w:type="dxa"/>
          </w:tcPr>
          <w:p w14:paraId="248D221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</w:t>
            </w:r>
          </w:p>
        </w:tc>
        <w:tc>
          <w:tcPr>
            <w:tcW w:w="1870" w:type="dxa"/>
          </w:tcPr>
          <w:p w14:paraId="55621EC1" w14:textId="77777777" w:rsidR="00807453" w:rsidRPr="008A3634" w:rsidRDefault="00807453" w:rsidP="00867939">
            <w:r w:rsidRPr="008A3634">
              <w:t>100.0.0.1</w:t>
            </w:r>
          </w:p>
        </w:tc>
        <w:tc>
          <w:tcPr>
            <w:tcW w:w="1870" w:type="dxa"/>
          </w:tcPr>
          <w:p w14:paraId="3042ADC0" w14:textId="77777777" w:rsidR="00807453" w:rsidRPr="008A3634" w:rsidRDefault="00807453" w:rsidP="00867939">
            <w:r w:rsidRPr="008A3634">
              <w:t>3ffe</w:t>
            </w:r>
            <w:r>
              <w:t xml:space="preserve"> </w:t>
            </w:r>
            <w:r w:rsidRPr="008A3634">
              <w:t>::</w:t>
            </w:r>
            <w:r>
              <w:t xml:space="preserve"> </w:t>
            </w:r>
            <w:r w:rsidRPr="008A3634">
              <w:t>1</w:t>
            </w:r>
          </w:p>
        </w:tc>
        <w:tc>
          <w:tcPr>
            <w:tcW w:w="1870" w:type="dxa"/>
          </w:tcPr>
          <w:p w14:paraId="09107E3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Mac1</w:t>
            </w:r>
          </w:p>
        </w:tc>
        <w:tc>
          <w:tcPr>
            <w:tcW w:w="4688" w:type="dxa"/>
          </w:tcPr>
          <w:p w14:paraId="58C6A0D4" w14:textId="77777777" w:rsidR="00807453" w:rsidRPr="002B786B" w:rsidRDefault="00807453" w:rsidP="00867939">
            <w:r w:rsidRPr="002B786B">
              <w:t>VXLAN_ENCAP_WITH_DMAC_DE-WRITE</w:t>
            </w:r>
          </w:p>
        </w:tc>
        <w:tc>
          <w:tcPr>
            <w:tcW w:w="4688" w:type="dxa"/>
          </w:tcPr>
          <w:p w14:paraId="5714BC3B" w14:textId="77777777" w:rsidR="00807453" w:rsidRPr="002B786B" w:rsidRDefault="00807453" w:rsidP="00867939">
            <w:r>
              <w:t>100</w:t>
            </w:r>
          </w:p>
        </w:tc>
      </w:tr>
      <w:tr w:rsidR="00807453" w14:paraId="2BD5931F" w14:textId="77777777" w:rsidTr="00867939">
        <w:tc>
          <w:tcPr>
            <w:tcW w:w="1870" w:type="dxa"/>
          </w:tcPr>
          <w:p w14:paraId="1ECA9BA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10.0.0.2</w:t>
            </w:r>
          </w:p>
        </w:tc>
        <w:tc>
          <w:tcPr>
            <w:tcW w:w="1870" w:type="dxa"/>
          </w:tcPr>
          <w:p w14:paraId="5DC216C7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100.0.0.</w:t>
            </w:r>
            <w:r>
              <w:t>2</w:t>
            </w:r>
          </w:p>
        </w:tc>
        <w:tc>
          <w:tcPr>
            <w:tcW w:w="1870" w:type="dxa"/>
          </w:tcPr>
          <w:p w14:paraId="79F0CA93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3ffe</w:t>
            </w:r>
            <w:r>
              <w:t xml:space="preserve"> </w:t>
            </w:r>
            <w:r w:rsidRPr="008A3634">
              <w:t>::</w:t>
            </w:r>
            <w:r>
              <w:t xml:space="preserve"> 2</w:t>
            </w:r>
          </w:p>
        </w:tc>
        <w:tc>
          <w:tcPr>
            <w:tcW w:w="1870" w:type="dxa"/>
          </w:tcPr>
          <w:p w14:paraId="2598540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Mac2</w:t>
            </w:r>
          </w:p>
        </w:tc>
        <w:tc>
          <w:tcPr>
            <w:tcW w:w="4688" w:type="dxa"/>
          </w:tcPr>
          <w:p w14:paraId="5FDC564D" w14:textId="77777777" w:rsidR="00807453" w:rsidRPr="002B786B" w:rsidRDefault="00807453" w:rsidP="00867939">
            <w:r w:rsidRPr="002B786B">
              <w:t>VXLAN_ENCAP_WITH_DMAC_DE-WRITE</w:t>
            </w:r>
          </w:p>
        </w:tc>
        <w:tc>
          <w:tcPr>
            <w:tcW w:w="4688" w:type="dxa"/>
          </w:tcPr>
          <w:p w14:paraId="22E7A5EF" w14:textId="77777777" w:rsidR="00807453" w:rsidRPr="002B786B" w:rsidRDefault="00807453" w:rsidP="00867939">
            <w:r>
              <w:t>200</w:t>
            </w:r>
          </w:p>
        </w:tc>
      </w:tr>
      <w:tr w:rsidR="00807453" w14:paraId="7F84671D" w14:textId="77777777" w:rsidTr="00867939">
        <w:tc>
          <w:tcPr>
            <w:tcW w:w="1870" w:type="dxa"/>
          </w:tcPr>
          <w:p w14:paraId="3B79E92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10.0.0.3</w:t>
            </w:r>
          </w:p>
        </w:tc>
        <w:tc>
          <w:tcPr>
            <w:tcW w:w="1870" w:type="dxa"/>
          </w:tcPr>
          <w:p w14:paraId="4EF31FD0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100.0.0.</w:t>
            </w:r>
            <w:r>
              <w:t>3</w:t>
            </w:r>
          </w:p>
        </w:tc>
        <w:tc>
          <w:tcPr>
            <w:tcW w:w="1870" w:type="dxa"/>
          </w:tcPr>
          <w:p w14:paraId="60185ECE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3ffe</w:t>
            </w:r>
            <w:r>
              <w:t xml:space="preserve"> </w:t>
            </w:r>
            <w:r w:rsidRPr="008A3634">
              <w:t>::</w:t>
            </w:r>
            <w:r>
              <w:t xml:space="preserve"> 3</w:t>
            </w:r>
          </w:p>
        </w:tc>
        <w:tc>
          <w:tcPr>
            <w:tcW w:w="1870" w:type="dxa"/>
          </w:tcPr>
          <w:p w14:paraId="21F9E26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Mac3</w:t>
            </w:r>
          </w:p>
        </w:tc>
        <w:tc>
          <w:tcPr>
            <w:tcW w:w="4688" w:type="dxa"/>
          </w:tcPr>
          <w:p w14:paraId="0A701E0F" w14:textId="77777777" w:rsidR="00807453" w:rsidRPr="002B786B" w:rsidRDefault="00807453" w:rsidP="00867939">
            <w:r w:rsidRPr="002B786B">
              <w:t>VXLAN_ENCAP_WITH_DMAC_DE-WRITE</w:t>
            </w:r>
          </w:p>
        </w:tc>
        <w:tc>
          <w:tcPr>
            <w:tcW w:w="4688" w:type="dxa"/>
          </w:tcPr>
          <w:p w14:paraId="0A3DCA3E" w14:textId="77777777" w:rsidR="00807453" w:rsidRPr="002B786B" w:rsidRDefault="00807453" w:rsidP="00867939">
            <w:r>
              <w:t>300</w:t>
            </w:r>
          </w:p>
        </w:tc>
      </w:tr>
      <w:tr w:rsidR="00807453" w14:paraId="4CA37C02" w14:textId="77777777" w:rsidTr="00867939">
        <w:tc>
          <w:tcPr>
            <w:tcW w:w="1870" w:type="dxa"/>
          </w:tcPr>
          <w:p w14:paraId="1574C56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BC5389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1817BEB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1FD04A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2A7F95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1148E4A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29ABB995" w14:textId="77777777" w:rsidTr="00867939">
        <w:tc>
          <w:tcPr>
            <w:tcW w:w="1870" w:type="dxa"/>
          </w:tcPr>
          <w:p w14:paraId="36D92B6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4461C2C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7579983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54D16CF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014E2AA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2EC72A3A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277FAAA5" w14:textId="77777777" w:rsidTr="00867939">
        <w:tc>
          <w:tcPr>
            <w:tcW w:w="1870" w:type="dxa"/>
          </w:tcPr>
          <w:p w14:paraId="3BFB452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199F92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7AF8EE1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AD2D1C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4C6AF0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1534D943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4AE851A" w14:textId="77777777" w:rsidTr="00867939">
        <w:tc>
          <w:tcPr>
            <w:tcW w:w="1870" w:type="dxa"/>
          </w:tcPr>
          <w:p w14:paraId="67C2447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22C9A93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2D6D022A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49F8C9AB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685D78B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64EDDFC5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5682EB1D" w14:textId="77777777" w:rsidTr="00867939">
        <w:tc>
          <w:tcPr>
            <w:tcW w:w="1870" w:type="dxa"/>
          </w:tcPr>
          <w:p w14:paraId="0634E59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6581BE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D33758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A30017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EB4711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7B646BA7" w14:textId="77777777" w:rsidR="00807453" w:rsidRDefault="00807453" w:rsidP="00867939">
            <w:pPr>
              <w:rPr>
                <w:b/>
                <w:bCs/>
              </w:rPr>
            </w:pPr>
          </w:p>
        </w:tc>
      </w:tr>
    </w:tbl>
    <w:p w14:paraId="7782A4B4" w14:textId="77777777" w:rsidR="00807453" w:rsidRPr="006B4D4C" w:rsidRDefault="00807453" w:rsidP="00807453">
      <w:pPr>
        <w:ind w:left="720"/>
        <w:rPr>
          <w:b/>
          <w:bCs/>
        </w:rPr>
      </w:pPr>
    </w:p>
    <w:p w14:paraId="69F5802E" w14:textId="77777777" w:rsidR="00807453" w:rsidRPr="00B613AE" w:rsidRDefault="00807453" w:rsidP="00807453">
      <w:pPr>
        <w:ind w:left="720"/>
        <w:rPr>
          <w:b/>
          <w:bCs/>
        </w:rPr>
      </w:pPr>
      <w:r>
        <w:rPr>
          <w:b/>
          <w:bCs/>
        </w:rPr>
        <w:t>Packet Transforms</w:t>
      </w:r>
    </w:p>
    <w:tbl>
      <w:tblPr>
        <w:tblStyle w:val="TableGrid"/>
        <w:tblW w:w="0" w:type="auto"/>
        <w:tblInd w:w="1324" w:type="dxa"/>
        <w:tblLook w:val="04A0" w:firstRow="1" w:lastRow="0" w:firstColumn="1" w:lastColumn="0" w:noHBand="0" w:noVBand="1"/>
      </w:tblPr>
      <w:tblGrid>
        <w:gridCol w:w="1907"/>
        <w:gridCol w:w="970"/>
        <w:gridCol w:w="970"/>
        <w:gridCol w:w="689"/>
        <w:gridCol w:w="1848"/>
        <w:gridCol w:w="1642"/>
      </w:tblGrid>
      <w:tr w:rsidR="00807453" w14:paraId="79D0C9C9" w14:textId="77777777" w:rsidTr="00867939">
        <w:tc>
          <w:tcPr>
            <w:tcW w:w="2718" w:type="dxa"/>
            <w:shd w:val="clear" w:color="auto" w:fill="8EAADB" w:themeFill="accent1" w:themeFillTint="99"/>
          </w:tcPr>
          <w:p w14:paraId="0A43490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SRC -&gt; DST </w:t>
            </w:r>
          </w:p>
        </w:tc>
        <w:tc>
          <w:tcPr>
            <w:tcW w:w="1684" w:type="dxa"/>
            <w:shd w:val="clear" w:color="auto" w:fill="8EAADB" w:themeFill="accent1" w:themeFillTint="99"/>
          </w:tcPr>
          <w:p w14:paraId="5255E6C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Out-ACL1</w:t>
            </w:r>
          </w:p>
        </w:tc>
        <w:tc>
          <w:tcPr>
            <w:tcW w:w="2700" w:type="dxa"/>
            <w:shd w:val="clear" w:color="auto" w:fill="8EAADB" w:themeFill="accent1" w:themeFillTint="99"/>
          </w:tcPr>
          <w:p w14:paraId="4483AB4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Out-ACL2</w:t>
            </w:r>
          </w:p>
        </w:tc>
        <w:tc>
          <w:tcPr>
            <w:tcW w:w="2700" w:type="dxa"/>
            <w:shd w:val="clear" w:color="auto" w:fill="8EAADB" w:themeFill="accent1" w:themeFillTint="99"/>
          </w:tcPr>
          <w:p w14:paraId="0A4E78B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Out-ACL3</w:t>
            </w:r>
          </w:p>
        </w:tc>
        <w:tc>
          <w:tcPr>
            <w:tcW w:w="3510" w:type="dxa"/>
            <w:shd w:val="clear" w:color="auto" w:fill="8EAADB" w:themeFill="accent1" w:themeFillTint="99"/>
          </w:tcPr>
          <w:p w14:paraId="7F7AE27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Routing</w:t>
            </w:r>
          </w:p>
        </w:tc>
        <w:tc>
          <w:tcPr>
            <w:tcW w:w="3690" w:type="dxa"/>
            <w:shd w:val="clear" w:color="auto" w:fill="8EAADB" w:themeFill="accent1" w:themeFillTint="99"/>
          </w:tcPr>
          <w:p w14:paraId="284F007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Final</w:t>
            </w:r>
          </w:p>
        </w:tc>
      </w:tr>
      <w:tr w:rsidR="00807453" w14:paraId="1A8A449A" w14:textId="77777777" w:rsidTr="00867939">
        <w:tc>
          <w:tcPr>
            <w:tcW w:w="2718" w:type="dxa"/>
          </w:tcPr>
          <w:p w14:paraId="59DA22F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207B92BB" w14:textId="77777777" w:rsidR="00807453" w:rsidRPr="00DF77A5" w:rsidRDefault="00807453" w:rsidP="00867939">
            <w:r w:rsidRPr="00DF77A5">
              <w:t>Block 10.0.0.10</w:t>
            </w:r>
          </w:p>
          <w:p w14:paraId="3FB8CA3A" w14:textId="77777777" w:rsidR="00807453" w:rsidRPr="00DF77A5" w:rsidRDefault="00807453" w:rsidP="00867939">
            <w:r w:rsidRPr="00DF77A5">
              <w:t>Allow *</w:t>
            </w:r>
          </w:p>
          <w:p w14:paraId="2F32F90D" w14:textId="77777777" w:rsidR="00807453" w:rsidRDefault="00807453" w:rsidP="00867939">
            <w:pPr>
              <w:rPr>
                <w:b/>
                <w:bCs/>
              </w:rPr>
            </w:pPr>
          </w:p>
          <w:p w14:paraId="5189235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151E971B" w14:textId="77777777" w:rsidR="00807453" w:rsidRDefault="00807453" w:rsidP="00867939">
            <w:r>
              <w:t>Block 10.0.0.11</w:t>
            </w:r>
          </w:p>
          <w:p w14:paraId="5197A500" w14:textId="77777777" w:rsidR="00807453" w:rsidRPr="00DF77A5" w:rsidRDefault="00807453" w:rsidP="00867939">
            <w:r w:rsidRPr="00DF77A5">
              <w:t xml:space="preserve">Allow * </w:t>
            </w:r>
          </w:p>
        </w:tc>
        <w:tc>
          <w:tcPr>
            <w:tcW w:w="2700" w:type="dxa"/>
          </w:tcPr>
          <w:p w14:paraId="41A1C1B3" w14:textId="77777777" w:rsidR="00807453" w:rsidRDefault="00807453" w:rsidP="00867939">
            <w:pPr>
              <w:rPr>
                <w:b/>
                <w:bCs/>
              </w:rPr>
            </w:pPr>
            <w:r w:rsidRPr="00DF77A5">
              <w:t>Allow *</w:t>
            </w:r>
          </w:p>
        </w:tc>
        <w:tc>
          <w:tcPr>
            <w:tcW w:w="3510" w:type="dxa"/>
          </w:tcPr>
          <w:p w14:paraId="7590BB8D" w14:textId="77777777" w:rsidR="00807453" w:rsidRPr="00933BAD" w:rsidRDefault="00807453" w:rsidP="00867939">
            <w:r w:rsidRPr="00933BAD">
              <w:t xml:space="preserve">10.0.0.0/24 </w:t>
            </w:r>
            <w:r>
              <w:t>- Route Action = VNET</w:t>
            </w:r>
          </w:p>
          <w:p w14:paraId="4C781405" w14:textId="77777777" w:rsidR="00807453" w:rsidRPr="00933BAD" w:rsidRDefault="00807453" w:rsidP="00867939">
            <w:r w:rsidRPr="00933BAD">
              <w:t>20.0.0.0/24</w:t>
            </w:r>
            <w:r>
              <w:t xml:space="preserve"> - Route Action = VNET</w:t>
            </w:r>
          </w:p>
          <w:p w14:paraId="35A4F123" w14:textId="77777777" w:rsidR="00807453" w:rsidRDefault="00807453" w:rsidP="00867939"/>
          <w:p w14:paraId="13C3A61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53C7295A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72A10E5" w14:textId="77777777" w:rsidTr="00867939">
        <w:tc>
          <w:tcPr>
            <w:tcW w:w="2718" w:type="dxa"/>
          </w:tcPr>
          <w:p w14:paraId="457698C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</w:t>
            </w:r>
          </w:p>
          <w:p w14:paraId="71D07D3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666055C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F7CAAC" w:themeFill="accent2" w:themeFillTint="66"/>
          </w:tcPr>
          <w:p w14:paraId="18C8D44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</w:t>
            </w:r>
          </w:p>
        </w:tc>
        <w:tc>
          <w:tcPr>
            <w:tcW w:w="2700" w:type="dxa"/>
          </w:tcPr>
          <w:p w14:paraId="6B842E6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48F4653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62DB629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  <w:shd w:val="clear" w:color="auto" w:fill="F7CAAC" w:themeFill="accent2" w:themeFillTint="66"/>
          </w:tcPr>
          <w:p w14:paraId="1563225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Blocked</w:t>
            </w:r>
          </w:p>
        </w:tc>
      </w:tr>
      <w:tr w:rsidR="00807453" w14:paraId="5E18CAB0" w14:textId="77777777" w:rsidTr="00867939">
        <w:tc>
          <w:tcPr>
            <w:tcW w:w="2718" w:type="dxa"/>
          </w:tcPr>
          <w:p w14:paraId="43D6E32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10.0.0.1 -&gt; 10.0.0.11 </w:t>
            </w:r>
          </w:p>
          <w:p w14:paraId="25D43CD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5A2E9B0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92D050"/>
          </w:tcPr>
          <w:p w14:paraId="48FE721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F7CAAC" w:themeFill="accent2" w:themeFillTint="66"/>
          </w:tcPr>
          <w:p w14:paraId="646B198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</w:t>
            </w:r>
          </w:p>
        </w:tc>
        <w:tc>
          <w:tcPr>
            <w:tcW w:w="2700" w:type="dxa"/>
          </w:tcPr>
          <w:p w14:paraId="7BBEDC41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64149AC1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  <w:shd w:val="clear" w:color="auto" w:fill="F7CAAC" w:themeFill="accent2" w:themeFillTint="66"/>
          </w:tcPr>
          <w:p w14:paraId="0581C2B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Blocked</w:t>
            </w:r>
          </w:p>
        </w:tc>
      </w:tr>
      <w:tr w:rsidR="00807453" w14:paraId="4865DB22" w14:textId="77777777" w:rsidTr="00867939">
        <w:tc>
          <w:tcPr>
            <w:tcW w:w="2718" w:type="dxa"/>
          </w:tcPr>
          <w:p w14:paraId="7824AFB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10.0.0.2</w:t>
            </w:r>
          </w:p>
          <w:p w14:paraId="3275909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6337CE09" w14:textId="77777777" w:rsidR="00807453" w:rsidRDefault="00807453" w:rsidP="00867939">
            <w:pPr>
              <w:rPr>
                <w:b/>
                <w:bCs/>
              </w:rPr>
            </w:pPr>
          </w:p>
          <w:p w14:paraId="6EE8146C" w14:textId="77777777" w:rsidR="00807453" w:rsidRDefault="00807453" w:rsidP="00867939">
            <w:pPr>
              <w:rPr>
                <w:b/>
                <w:bCs/>
              </w:rPr>
            </w:pPr>
          </w:p>
          <w:p w14:paraId="58645550" w14:textId="77777777" w:rsidR="00807453" w:rsidRDefault="00807453" w:rsidP="00867939">
            <w:pPr>
              <w:rPr>
                <w:b/>
                <w:bCs/>
              </w:rPr>
            </w:pPr>
          </w:p>
          <w:p w14:paraId="1C29D56D" w14:textId="77777777" w:rsidR="00807453" w:rsidRDefault="00807453" w:rsidP="00867939">
            <w:pPr>
              <w:rPr>
                <w:b/>
                <w:bCs/>
              </w:rPr>
            </w:pPr>
          </w:p>
          <w:p w14:paraId="0BED77A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3013752B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7582BB00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334CDAAC" w14:textId="77777777" w:rsidR="00807453" w:rsidRDefault="00807453" w:rsidP="00867939">
            <w:pPr>
              <w:rPr>
                <w:b/>
                <w:bCs/>
              </w:rPr>
            </w:pPr>
          </w:p>
          <w:p w14:paraId="266DD31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E474A88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FD5EE2">
              <w:t>VNI: custom</w:t>
            </w:r>
          </w:p>
          <w:p w14:paraId="700319F2" w14:textId="77777777" w:rsidR="00807453" w:rsidRDefault="00807453" w:rsidP="00867939">
            <w:pPr>
              <w:rPr>
                <w:b/>
                <w:bCs/>
              </w:rPr>
            </w:pPr>
          </w:p>
          <w:p w14:paraId="4207514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DC4D34D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72EAFCA6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3BEB57AD" w14:textId="77777777" w:rsidR="00807453" w:rsidRDefault="00807453" w:rsidP="00867939">
            <w:pPr>
              <w:rPr>
                <w:b/>
                <w:bCs/>
              </w:rPr>
            </w:pPr>
          </w:p>
          <w:p w14:paraId="4E8F6CE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6F529B35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4F193BA9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92D050"/>
          </w:tcPr>
          <w:p w14:paraId="1612A28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92D050"/>
          </w:tcPr>
          <w:p w14:paraId="63F1F09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92D050"/>
          </w:tcPr>
          <w:p w14:paraId="53A842C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3510" w:type="dxa"/>
          </w:tcPr>
          <w:p w14:paraId="791779CD" w14:textId="77777777" w:rsidR="00807453" w:rsidRDefault="00807453" w:rsidP="003C65E4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 w:rsidRPr="003746FB">
              <w:t>Matched LPM route 10.0.0.0/24</w:t>
            </w:r>
            <w:r>
              <w:t>.</w:t>
            </w:r>
          </w:p>
          <w:p w14:paraId="14A8AAAE" w14:textId="77777777" w:rsidR="00807453" w:rsidRPr="003746FB" w:rsidRDefault="00807453" w:rsidP="003C65E4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Execute action VNET – which will lookup in mapping table and take mapping action.</w:t>
            </w:r>
          </w:p>
        </w:tc>
        <w:tc>
          <w:tcPr>
            <w:tcW w:w="3690" w:type="dxa"/>
          </w:tcPr>
          <w:p w14:paraId="25A89CC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Highlighted the changes in packet.</w:t>
            </w:r>
          </w:p>
          <w:p w14:paraId="5092F6F3" w14:textId="77777777" w:rsidR="00807453" w:rsidRDefault="00807453" w:rsidP="00867939">
            <w:pPr>
              <w:rPr>
                <w:b/>
                <w:bCs/>
              </w:rPr>
            </w:pPr>
          </w:p>
          <w:p w14:paraId="3118A9C3" w14:textId="77777777" w:rsidR="00807453" w:rsidRDefault="00807453" w:rsidP="00867939">
            <w:pPr>
              <w:rPr>
                <w:b/>
                <w:bCs/>
              </w:rPr>
            </w:pPr>
          </w:p>
          <w:p w14:paraId="1A355D62" w14:textId="77777777" w:rsidR="00807453" w:rsidRDefault="00807453" w:rsidP="00867939">
            <w:pPr>
              <w:rPr>
                <w:b/>
                <w:bCs/>
              </w:rPr>
            </w:pPr>
          </w:p>
          <w:p w14:paraId="0C4C2D48" w14:textId="77777777" w:rsidR="00807453" w:rsidRDefault="00807453" w:rsidP="00867939">
            <w:pPr>
              <w:rPr>
                <w:b/>
                <w:bCs/>
              </w:rPr>
            </w:pPr>
          </w:p>
          <w:p w14:paraId="6171CADE" w14:textId="77777777" w:rsidR="00807453" w:rsidRDefault="00807453" w:rsidP="00867939">
            <w:pPr>
              <w:rPr>
                <w:b/>
                <w:bCs/>
              </w:rPr>
            </w:pPr>
          </w:p>
          <w:p w14:paraId="65808AD3" w14:textId="77777777" w:rsidR="00807453" w:rsidRDefault="00807453" w:rsidP="00867939">
            <w:pPr>
              <w:rPr>
                <w:b/>
                <w:bCs/>
              </w:rPr>
            </w:pPr>
          </w:p>
          <w:p w14:paraId="0F5ABB3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26CDCCEF" w14:textId="77777777" w:rsidR="00807453" w:rsidRDefault="00807453" w:rsidP="00867939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SRC: </w:t>
            </w:r>
            <w:r w:rsidRPr="009009B5">
              <w:rPr>
                <w:highlight w:val="yellow"/>
              </w:rPr>
              <w:t xml:space="preserve">[100.0.0.2] </w:t>
            </w:r>
          </w:p>
          <w:p w14:paraId="403BA206" w14:textId="77777777" w:rsidR="00807453" w:rsidRPr="00663D7E" w:rsidRDefault="00807453" w:rsidP="00867939">
            <w:r>
              <w:rPr>
                <w:highlight w:val="yellow"/>
              </w:rPr>
              <w:t xml:space="preserve">DST: </w:t>
            </w:r>
            <w:r w:rsidRPr="009009B5">
              <w:rPr>
                <w:highlight w:val="yellow"/>
              </w:rPr>
              <w:t>[100.0.0.1]</w:t>
            </w:r>
            <w:r w:rsidRPr="00663D7E">
              <w:t xml:space="preserve"> </w:t>
            </w:r>
          </w:p>
          <w:p w14:paraId="4AC398AB" w14:textId="77777777" w:rsidR="00807453" w:rsidRDefault="00807453" w:rsidP="00867939">
            <w:pPr>
              <w:rPr>
                <w:b/>
                <w:bCs/>
              </w:rPr>
            </w:pPr>
          </w:p>
          <w:p w14:paraId="4CC4C5D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33E5B9C5" w14:textId="77777777" w:rsidR="00807453" w:rsidRPr="009009B5" w:rsidRDefault="00807453" w:rsidP="003C65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highlight w:val="yellow"/>
              </w:rPr>
            </w:pPr>
            <w:r w:rsidRPr="009009B5">
              <w:rPr>
                <w:highlight w:val="yellow"/>
              </w:rPr>
              <w:t>VNI: 200</w:t>
            </w:r>
          </w:p>
          <w:p w14:paraId="0F14820D" w14:textId="77777777" w:rsidR="00807453" w:rsidRDefault="00807453" w:rsidP="00867939">
            <w:pPr>
              <w:rPr>
                <w:b/>
                <w:bCs/>
              </w:rPr>
            </w:pPr>
          </w:p>
          <w:p w14:paraId="20CDEB2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6C28352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3F349FF4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 w:rsidRPr="009009B5">
              <w:rPr>
                <w:highlight w:val="yellow"/>
              </w:rPr>
              <w:t>Mac1</w:t>
            </w:r>
          </w:p>
          <w:p w14:paraId="60E93233" w14:textId="77777777" w:rsidR="00807453" w:rsidRDefault="00807453" w:rsidP="00867939">
            <w:pPr>
              <w:rPr>
                <w:b/>
                <w:bCs/>
              </w:rPr>
            </w:pPr>
          </w:p>
          <w:p w14:paraId="6D37B13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0C962090" w14:textId="77777777" w:rsidR="00807453" w:rsidRDefault="00807453" w:rsidP="00867939">
            <w:pPr>
              <w:ind w:left="720"/>
            </w:pPr>
            <w:r w:rsidRPr="00663D7E">
              <w:t xml:space="preserve">[10.0.0.1] -&gt; </w:t>
            </w:r>
          </w:p>
          <w:p w14:paraId="766BF3C6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[10.0.0.2]</w:t>
            </w:r>
          </w:p>
          <w:p w14:paraId="2673ED5D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2AB8745" w14:textId="77777777" w:rsidTr="00867939">
        <w:tc>
          <w:tcPr>
            <w:tcW w:w="2718" w:type="dxa"/>
          </w:tcPr>
          <w:p w14:paraId="069472B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10.0.0.3</w:t>
            </w:r>
          </w:p>
          <w:p w14:paraId="08023F7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</w:tc>
        <w:tc>
          <w:tcPr>
            <w:tcW w:w="1684" w:type="dxa"/>
          </w:tcPr>
          <w:p w14:paraId="5948547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46DC926C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16EA207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2EED1A6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591B9838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43EF62BB" w14:textId="77777777" w:rsidTr="00867939">
        <w:tc>
          <w:tcPr>
            <w:tcW w:w="2718" w:type="dxa"/>
          </w:tcPr>
          <w:p w14:paraId="59711D4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637C59D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348FB0C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077C843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4EE8792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477DE60D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731ABFD" w14:textId="77777777" w:rsidTr="00867939">
        <w:tc>
          <w:tcPr>
            <w:tcW w:w="2718" w:type="dxa"/>
          </w:tcPr>
          <w:p w14:paraId="51AB69E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380A0E0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74C8A68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50A8E17B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79DF091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7C6DB124" w14:textId="77777777" w:rsidR="00807453" w:rsidRDefault="00807453" w:rsidP="00867939">
            <w:pPr>
              <w:rPr>
                <w:b/>
                <w:bCs/>
              </w:rPr>
            </w:pPr>
          </w:p>
        </w:tc>
      </w:tr>
    </w:tbl>
    <w:p w14:paraId="679FD0C4" w14:textId="77777777" w:rsidR="00807453" w:rsidRPr="00B613AE" w:rsidRDefault="00807453" w:rsidP="00807453">
      <w:pPr>
        <w:ind w:left="720"/>
        <w:rPr>
          <w:b/>
          <w:bCs/>
        </w:rPr>
      </w:pPr>
    </w:p>
    <w:p w14:paraId="7918D075" w14:textId="77777777" w:rsidR="00807453" w:rsidRDefault="00807453" w:rsidP="003C65E4">
      <w:pPr>
        <w:pStyle w:val="Heading3"/>
        <w:numPr>
          <w:ilvl w:val="0"/>
          <w:numId w:val="3"/>
        </w:numPr>
      </w:pPr>
      <w:r>
        <w:lastRenderedPageBreak/>
        <w:t>VNET to Internet - TBD</w:t>
      </w:r>
    </w:p>
    <w:p w14:paraId="48020FDD" w14:textId="77777777" w:rsidR="00807453" w:rsidRDefault="00807453" w:rsidP="003C65E4">
      <w:pPr>
        <w:pStyle w:val="Heading3"/>
        <w:numPr>
          <w:ilvl w:val="0"/>
          <w:numId w:val="3"/>
        </w:numPr>
      </w:pPr>
      <w:r>
        <w:t>VNET to Service Endpoints - TBD</w:t>
      </w:r>
    </w:p>
    <w:p w14:paraId="122778C4" w14:textId="77777777" w:rsidR="00807453" w:rsidRPr="00B3744E" w:rsidRDefault="00807453" w:rsidP="003C65E4">
      <w:pPr>
        <w:pStyle w:val="Heading3"/>
        <w:numPr>
          <w:ilvl w:val="0"/>
          <w:numId w:val="3"/>
        </w:numPr>
      </w:pPr>
      <w:r>
        <w:t>VNET to Private Link  - TBD.</w:t>
      </w:r>
    </w:p>
    <w:p w14:paraId="0F50A4C3" w14:textId="77777777" w:rsidR="00807453" w:rsidRDefault="00807453" w:rsidP="00807453">
      <w:pPr>
        <w:pStyle w:val="Heading2"/>
      </w:pPr>
      <w:r>
        <w:t>Metering</w:t>
      </w:r>
    </w:p>
    <w:p w14:paraId="23CD911A" w14:textId="77777777" w:rsidR="00807453" w:rsidRDefault="00807453" w:rsidP="003C65E4">
      <w:pPr>
        <w:pStyle w:val="ListParagraph"/>
        <w:numPr>
          <w:ilvl w:val="0"/>
          <w:numId w:val="8"/>
        </w:numPr>
      </w:pPr>
      <w:r>
        <w:t>Metering will be based on per flow stats, metering engine will consume per flow stats of bytes-in and bytes-out.</w:t>
      </w:r>
    </w:p>
    <w:p w14:paraId="20445822" w14:textId="77777777" w:rsidR="00807453" w:rsidRPr="007A7FC0" w:rsidRDefault="00807453" w:rsidP="00807453"/>
    <w:p w14:paraId="78F5C0FA" w14:textId="77777777" w:rsidR="00807453" w:rsidRDefault="00807453" w:rsidP="00807453">
      <w:pPr>
        <w:pStyle w:val="Heading2"/>
      </w:pPr>
      <w:r>
        <w:t>VNET Encryption</w:t>
      </w:r>
    </w:p>
    <w:p w14:paraId="06F9329B" w14:textId="77777777" w:rsidR="00807453" w:rsidRDefault="00807453" w:rsidP="00807453">
      <w:pPr>
        <w:pStyle w:val="Heading2"/>
      </w:pPr>
      <w:r>
        <w:t>Telemetry</w:t>
      </w:r>
    </w:p>
    <w:p w14:paraId="21171A7C" w14:textId="77777777" w:rsidR="00807453" w:rsidRDefault="00807453" w:rsidP="00807453">
      <w:pPr>
        <w:pStyle w:val="Heading2"/>
      </w:pPr>
      <w:r>
        <w:t>BGP</w:t>
      </w:r>
    </w:p>
    <w:p w14:paraId="0E5FC70A" w14:textId="77777777" w:rsidR="00807453" w:rsidRDefault="00807453" w:rsidP="00807453">
      <w:pPr>
        <w:pStyle w:val="Heading2"/>
      </w:pPr>
      <w:r>
        <w:t>Watchdogs</w:t>
      </w:r>
    </w:p>
    <w:p w14:paraId="0B6382C2" w14:textId="77777777" w:rsidR="00807453" w:rsidRDefault="00807453" w:rsidP="00807453">
      <w:pPr>
        <w:pStyle w:val="Heading2"/>
      </w:pPr>
      <w:r>
        <w:t>Servicing</w:t>
      </w:r>
    </w:p>
    <w:p w14:paraId="039C01D4" w14:textId="77777777" w:rsidR="00807453" w:rsidRDefault="00807453" w:rsidP="00807453">
      <w:pPr>
        <w:pStyle w:val="Heading2"/>
        <w:rPr>
          <w:ins w:id="5" w:author="Kristina Neyens" w:date="2021-05-17T16:48:00Z"/>
        </w:rPr>
      </w:pPr>
      <w:r>
        <w:t>Debugging</w:t>
      </w:r>
    </w:p>
    <w:p w14:paraId="0D0FE577" w14:textId="560C65A6" w:rsidR="00911091" w:rsidRPr="003E748A" w:rsidRDefault="00911091" w:rsidP="003E748A">
      <w:r w:rsidRPr="003E748A">
        <w:tab/>
        <w:t xml:space="preserve">Counters per rule to trace an increment per layer, ACL hits, Packet Captures, Bandwidth Metering for Routing Rules to count bytes (each flow associated with a bandwidth counter when an LPM is hit – many flows </w:t>
      </w:r>
      <w:r w:rsidRPr="003E748A">
        <w:rPr>
          <w:i/>
          <w:iCs/>
        </w:rPr>
        <w:t xml:space="preserve">may </w:t>
      </w:r>
      <w:r w:rsidRPr="003E748A">
        <w:t xml:space="preserve">share the same counters).   </w:t>
      </w:r>
    </w:p>
    <w:p w14:paraId="12FEE215" w14:textId="77777777" w:rsidR="00807453" w:rsidRPr="00CE343B" w:rsidRDefault="00807453" w:rsidP="00807453">
      <w:pPr>
        <w:pStyle w:val="Heading2"/>
      </w:pPr>
      <w:r>
        <w:t>Flow Replication</w:t>
      </w:r>
    </w:p>
    <w:p w14:paraId="5733FEB8" w14:textId="77777777" w:rsidR="00807453" w:rsidRDefault="00807453" w:rsidP="00807453">
      <w:pPr>
        <w:pStyle w:val="Heading2"/>
      </w:pPr>
      <w:r>
        <w:t>Unit Testing and development</w:t>
      </w:r>
    </w:p>
    <w:p w14:paraId="00BFB070" w14:textId="77777777" w:rsidR="00807453" w:rsidRDefault="00807453" w:rsidP="003C65E4">
      <w:pPr>
        <w:pStyle w:val="ListParagraph"/>
        <w:numPr>
          <w:ilvl w:val="0"/>
          <w:numId w:val="8"/>
        </w:numPr>
      </w:pPr>
      <w:r>
        <w:t>Need ability to run rule processing behavior on dev box / as part of merge validation.</w:t>
      </w:r>
    </w:p>
    <w:p w14:paraId="54E07920" w14:textId="77777777" w:rsidR="00807453" w:rsidRDefault="00807453" w:rsidP="00807453">
      <w:pPr>
        <w:pStyle w:val="Heading2"/>
      </w:pPr>
      <w:r>
        <w:t>Internal Partner dependencies</w:t>
      </w:r>
    </w:p>
    <w:p w14:paraId="4293A28F" w14:textId="77777777" w:rsidR="00807453" w:rsidRDefault="00807453" w:rsidP="003C65E4">
      <w:pPr>
        <w:pStyle w:val="ListParagraph"/>
        <w:numPr>
          <w:ilvl w:val="0"/>
          <w:numId w:val="17"/>
        </w:numPr>
      </w:pPr>
      <w:r>
        <w:t>SLB VXLAN support</w:t>
      </w:r>
    </w:p>
    <w:p w14:paraId="34D01666" w14:textId="77777777" w:rsidR="00807453" w:rsidRPr="00785670" w:rsidRDefault="00807453" w:rsidP="003C65E4">
      <w:pPr>
        <w:pStyle w:val="ListParagraph"/>
        <w:numPr>
          <w:ilvl w:val="0"/>
          <w:numId w:val="17"/>
        </w:numPr>
      </w:pPr>
      <w:r>
        <w:t>Reduced tuple support on host.</w:t>
      </w:r>
    </w:p>
    <w:p w14:paraId="2DF827B7" w14:textId="77777777" w:rsidR="00807453" w:rsidRDefault="00807453" w:rsidP="00807453">
      <w:pPr>
        <w:pStyle w:val="Heading2"/>
      </w:pPr>
      <w:r>
        <w:br w:type="page"/>
      </w:r>
    </w:p>
    <w:p w14:paraId="24185719" w14:textId="77777777" w:rsidR="00807453" w:rsidRDefault="00807453" w:rsidP="00807453">
      <w:pPr>
        <w:pStyle w:val="Heading2"/>
        <w:sectPr w:rsidR="0080745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D215B9" w14:textId="77777777" w:rsidR="00807453" w:rsidRDefault="00807453" w:rsidP="00807453">
      <w:pPr>
        <w:pStyle w:val="Heading2"/>
      </w:pPr>
      <w:r>
        <w:lastRenderedPageBreak/>
        <w:t>Packet transforms</w:t>
      </w:r>
    </w:p>
    <w:p w14:paraId="1A984A87" w14:textId="77777777" w:rsidR="00807453" w:rsidRDefault="00807453" w:rsidP="00807453">
      <w:pPr>
        <w:pStyle w:val="Heading3"/>
      </w:pPr>
      <w:r>
        <w:t xml:space="preserve">VNET </w:t>
      </w:r>
    </w:p>
    <w:p w14:paraId="5F6FDB3B" w14:textId="77777777" w:rsidR="00807453" w:rsidRDefault="003B79A7" w:rsidP="00807453">
      <w:pPr>
        <w:rPr>
          <w:noProof/>
        </w:rPr>
      </w:pPr>
      <w:r>
        <w:rPr>
          <w:noProof/>
        </w:rPr>
        <w:object w:dxaOrig="14475" w:dyaOrig="10515" w14:anchorId="281C368B">
          <v:shape id="_x0000_i1027" type="#_x0000_t75" style="width:586.95pt;height:426.9pt" o:ole="">
            <v:imagedata r:id="rId42" o:title=""/>
          </v:shape>
          <o:OLEObject Type="Embed" ProgID="Visio.Drawing.15" ShapeID="_x0000_i1027" DrawAspect="Content" ObjectID="_1693994159" r:id="rId43"/>
        </w:object>
      </w:r>
    </w:p>
    <w:p w14:paraId="0A2C8232" w14:textId="77777777" w:rsidR="0078733E" w:rsidRPr="00EC3E8F" w:rsidRDefault="0078733E" w:rsidP="00807453"/>
    <w:p w14:paraId="613A5D7E" w14:textId="77777777" w:rsidR="00807453" w:rsidRDefault="00807453" w:rsidP="00807453">
      <w:pPr>
        <w:pStyle w:val="Heading3"/>
      </w:pPr>
      <w:r>
        <w:t xml:space="preserve">Internal Load balancer </w:t>
      </w:r>
    </w:p>
    <w:p w14:paraId="17219CAB" w14:textId="77777777" w:rsidR="00807453" w:rsidRPr="00EA62DC" w:rsidRDefault="003B79A7" w:rsidP="00807453">
      <w:r>
        <w:rPr>
          <w:noProof/>
        </w:rPr>
        <w:object w:dxaOrig="14701" w:dyaOrig="11400" w14:anchorId="123410A9">
          <v:shape id="_x0000_i1028" type="#_x0000_t75" style="width:548.35pt;height:425.2pt" o:ole="">
            <v:imagedata r:id="rId44" o:title=""/>
          </v:shape>
          <o:OLEObject Type="Embed" ProgID="Visio.Drawing.15" ShapeID="_x0000_i1028" DrawAspect="Content" ObjectID="_1693994160" r:id="rId45"/>
        </w:object>
      </w:r>
    </w:p>
    <w:p w14:paraId="7F840331" w14:textId="77777777" w:rsidR="00807453" w:rsidRDefault="00807453" w:rsidP="00807453">
      <w:pPr>
        <w:pStyle w:val="Heading3"/>
      </w:pPr>
      <w:r>
        <w:lastRenderedPageBreak/>
        <w:t>Private Link</w:t>
      </w:r>
    </w:p>
    <w:p w14:paraId="067B5C0D" w14:textId="77777777" w:rsidR="00807453" w:rsidRPr="00207B9B" w:rsidRDefault="003B79A7" w:rsidP="00807453">
      <w:r>
        <w:rPr>
          <w:noProof/>
        </w:rPr>
        <w:object w:dxaOrig="13261" w:dyaOrig="10006" w14:anchorId="464589AF">
          <v:shape id="_x0000_i1029" type="#_x0000_t75" style="width:596.1pt;height:449.75pt" o:ole="">
            <v:imagedata r:id="rId46" o:title=""/>
          </v:shape>
          <o:OLEObject Type="Embed" ProgID="Visio.Drawing.15" ShapeID="_x0000_i1029" DrawAspect="Content" ObjectID="_1693994161" r:id="rId47"/>
        </w:object>
      </w:r>
    </w:p>
    <w:p w14:paraId="45870BE8" w14:textId="77777777" w:rsidR="00807453" w:rsidRDefault="00807453" w:rsidP="00807453">
      <w:pPr>
        <w:pStyle w:val="Heading3"/>
      </w:pPr>
      <w:r>
        <w:lastRenderedPageBreak/>
        <w:t xml:space="preserve">Private Link Service </w:t>
      </w:r>
    </w:p>
    <w:p w14:paraId="68E08B0F" w14:textId="77777777" w:rsidR="00807453" w:rsidRPr="004F25BE" w:rsidRDefault="003B79A7" w:rsidP="00807453">
      <w:r>
        <w:rPr>
          <w:noProof/>
        </w:rPr>
        <w:object w:dxaOrig="16245" w:dyaOrig="11416" w14:anchorId="01790E2E">
          <v:shape id="_x0000_i1030" type="#_x0000_t75" style="width:589.7pt;height:413.85pt" o:ole="">
            <v:imagedata r:id="rId48" o:title=""/>
          </v:shape>
          <o:OLEObject Type="Embed" ProgID="Visio.Drawing.15" ShapeID="_x0000_i1030" DrawAspect="Content" ObjectID="_1693994162" r:id="rId49"/>
        </w:object>
      </w:r>
    </w:p>
    <w:p w14:paraId="0943BF1B" w14:textId="77777777" w:rsidR="00807453" w:rsidRDefault="00807453" w:rsidP="00807453">
      <w:pPr>
        <w:pStyle w:val="Heading3"/>
      </w:pPr>
      <w:r>
        <w:lastRenderedPageBreak/>
        <w:t>Service Tunneling</w:t>
      </w:r>
    </w:p>
    <w:p w14:paraId="07071D91" w14:textId="77777777" w:rsidR="00807453" w:rsidRDefault="003B79A7" w:rsidP="00807453">
      <w:r>
        <w:rPr>
          <w:noProof/>
        </w:rPr>
        <w:object w:dxaOrig="18916" w:dyaOrig="11400" w14:anchorId="538BB474">
          <v:shape id="_x0000_i1031" type="#_x0000_t75" style="width:742.45pt;height:446.9pt" o:ole="">
            <v:imagedata r:id="rId50" o:title=""/>
          </v:shape>
          <o:OLEObject Type="Embed" ProgID="Visio.Drawing.15" ShapeID="_x0000_i1031" DrawAspect="Content" ObjectID="_1693994163" r:id="rId51"/>
        </w:object>
      </w:r>
    </w:p>
    <w:p w14:paraId="37060457" w14:textId="77777777" w:rsidR="00807453" w:rsidRDefault="00807453" w:rsidP="00807453">
      <w:pPr>
        <w:pStyle w:val="Heading3"/>
      </w:pPr>
      <w:r>
        <w:lastRenderedPageBreak/>
        <w:t>Inbound from LB</w:t>
      </w:r>
    </w:p>
    <w:p w14:paraId="7CE14E13" w14:textId="77777777" w:rsidR="00807453" w:rsidRPr="00D74DB9" w:rsidRDefault="003B79A7" w:rsidP="00807453">
      <w:pPr>
        <w:ind w:left="720"/>
      </w:pPr>
      <w:r>
        <w:rPr>
          <w:noProof/>
        </w:rPr>
        <w:object w:dxaOrig="14280" w:dyaOrig="9586" w14:anchorId="7CEFA605">
          <v:shape id="_x0000_i1032" type="#_x0000_t75" style="width:589.75pt;height:450.55pt" o:ole="">
            <v:imagedata r:id="rId52" o:title=""/>
          </v:shape>
          <o:OLEObject Type="Embed" ProgID="Visio.Drawing.15" ShapeID="_x0000_i1032" DrawAspect="Content" ObjectID="_1693994164" r:id="rId53"/>
        </w:object>
      </w:r>
    </w:p>
    <w:p w14:paraId="6A7D3240" w14:textId="77777777" w:rsidR="00807453" w:rsidRDefault="00807453" w:rsidP="00807453">
      <w:pPr>
        <w:pStyle w:val="Heading3"/>
      </w:pPr>
      <w:r>
        <w:lastRenderedPageBreak/>
        <w:t xml:space="preserve">Outbound NAT – L4 </w:t>
      </w:r>
    </w:p>
    <w:p w14:paraId="5FFDAB1F" w14:textId="77777777" w:rsidR="00807453" w:rsidRDefault="00807453" w:rsidP="00807453">
      <w:r>
        <w:t>(L3 works in same way except port re-write)</w:t>
      </w:r>
    </w:p>
    <w:p w14:paraId="219AB75B" w14:textId="77777777" w:rsidR="00807453" w:rsidRDefault="003B79A7" w:rsidP="00807453">
      <w:r>
        <w:rPr>
          <w:noProof/>
        </w:rPr>
        <w:object w:dxaOrig="14790" w:dyaOrig="9735" w14:anchorId="58DC2C38">
          <v:shape id="_x0000_i1033" type="#_x0000_t75" style="width:609.35pt;height:399.6pt" o:ole="">
            <v:imagedata r:id="rId54" o:title=""/>
          </v:shape>
          <o:OLEObject Type="Embed" ProgID="Visio.Drawing.15" ShapeID="_x0000_i1033" DrawAspect="Content" ObjectID="_1693994165" r:id="rId55"/>
        </w:object>
      </w:r>
    </w:p>
    <w:p w14:paraId="0BCE8EA8" w14:textId="33C09817" w:rsidR="00E40C1B" w:rsidRDefault="00E40C1B" w:rsidP="003E37B1"/>
    <w:p w14:paraId="19C06E08" w14:textId="77777777" w:rsidR="00CE4BEF" w:rsidRDefault="00CE4BEF" w:rsidP="003E37B1"/>
    <w:sectPr w:rsidR="00CE4BEF" w:rsidSect="0086793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AFEAF" w14:textId="77777777" w:rsidR="00084839" w:rsidRDefault="00084839">
      <w:r>
        <w:separator/>
      </w:r>
    </w:p>
  </w:endnote>
  <w:endnote w:type="continuationSeparator" w:id="0">
    <w:p w14:paraId="110D6780" w14:textId="77777777" w:rsidR="00084839" w:rsidRDefault="00084839">
      <w:r>
        <w:continuationSeparator/>
      </w:r>
    </w:p>
  </w:endnote>
  <w:endnote w:type="continuationNotice" w:id="1">
    <w:p w14:paraId="5627BD2D" w14:textId="77777777" w:rsidR="00084839" w:rsidRDefault="000848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47F8F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454C2BB2" wp14:editId="16351BB1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9" name="Text Box 19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A1DCD1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4C2BB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alt="Classified as Microsoft Highly Confidential" style="position:absolute;margin-left:0;margin-top:.05pt;width:34.95pt;height:34.95pt;z-index:25165824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86aeFj8CAAB3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37A1DCD1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64744" w14:textId="1C316811" w:rsidR="00807453" w:rsidRDefault="008074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C8FE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26742CB0" wp14:editId="51E32D9C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8" name="Text Box 18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F84107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742CB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alt="Classified as Microsoft Highly Confidential" style="position:absolute;margin-left:0;margin-top:.05pt;width:34.95pt;height:34.95pt;z-index:251658243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C2IJDK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65F84107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47EF7" w14:textId="77777777" w:rsidR="00084839" w:rsidRDefault="00084839">
      <w:r>
        <w:separator/>
      </w:r>
    </w:p>
  </w:footnote>
  <w:footnote w:type="continuationSeparator" w:id="0">
    <w:p w14:paraId="4DB092BF" w14:textId="77777777" w:rsidR="00084839" w:rsidRDefault="00084839">
      <w:r>
        <w:continuationSeparator/>
      </w:r>
    </w:p>
  </w:footnote>
  <w:footnote w:type="continuationNotice" w:id="1">
    <w:p w14:paraId="6C77837F" w14:textId="77777777" w:rsidR="00084839" w:rsidRDefault="000848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3A77E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7976555E" wp14:editId="4BB5F5A1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6" name="Text Box 16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0C7B1C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6555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alt="Classified as Microsoft Highly Confidential" style="position:absolute;margin-left:0;margin-top:.05pt;width:34.95pt;height:34.95pt;z-index:251658241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" filled="f" stroked="f">
              <v:textbox style="mso-fit-shape-to-text:t" inset="15pt,0,0,0">
                <w:txbxContent>
                  <w:p w14:paraId="780C7B1C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76E1E" w14:textId="28DFACF3" w:rsidR="00807453" w:rsidRDefault="008074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5BF9C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FC9B48F" wp14:editId="48209EAD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5" name="Text Box 15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6168A4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C9B48F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alt="Classified as Microsoft Highly Confident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B2FHEm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5A6168A4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4D49"/>
    <w:multiLevelType w:val="multilevel"/>
    <w:tmpl w:val="572A80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1402247"/>
    <w:multiLevelType w:val="hybridMultilevel"/>
    <w:tmpl w:val="970A0A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27EC6"/>
    <w:multiLevelType w:val="multilevel"/>
    <w:tmpl w:val="9ED27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35827"/>
    <w:multiLevelType w:val="multilevel"/>
    <w:tmpl w:val="16DE8A3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754DF5"/>
    <w:multiLevelType w:val="multilevel"/>
    <w:tmpl w:val="DB0851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FD5054"/>
    <w:multiLevelType w:val="multilevel"/>
    <w:tmpl w:val="C792E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413FE3"/>
    <w:multiLevelType w:val="hybridMultilevel"/>
    <w:tmpl w:val="9D2E6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7451D"/>
    <w:multiLevelType w:val="hybridMultilevel"/>
    <w:tmpl w:val="50122140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875B5"/>
    <w:multiLevelType w:val="multilevel"/>
    <w:tmpl w:val="C420A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EF56E4F"/>
    <w:multiLevelType w:val="hybridMultilevel"/>
    <w:tmpl w:val="2248982C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100701"/>
    <w:multiLevelType w:val="multilevel"/>
    <w:tmpl w:val="C49068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663AE9"/>
    <w:multiLevelType w:val="multilevel"/>
    <w:tmpl w:val="698C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1DC5494"/>
    <w:multiLevelType w:val="multilevel"/>
    <w:tmpl w:val="EEFA9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26C59E5"/>
    <w:multiLevelType w:val="hybridMultilevel"/>
    <w:tmpl w:val="DD303082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4E65AA"/>
    <w:multiLevelType w:val="multilevel"/>
    <w:tmpl w:val="03FAEE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9795E91"/>
    <w:multiLevelType w:val="multilevel"/>
    <w:tmpl w:val="615EC2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19D125B4"/>
    <w:multiLevelType w:val="multilevel"/>
    <w:tmpl w:val="694298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7668C1"/>
    <w:multiLevelType w:val="multilevel"/>
    <w:tmpl w:val="1F1034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1B152D69"/>
    <w:multiLevelType w:val="multilevel"/>
    <w:tmpl w:val="AC34EE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1BEE2D1B"/>
    <w:multiLevelType w:val="multilevel"/>
    <w:tmpl w:val="4A10D0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1C5512E5"/>
    <w:multiLevelType w:val="hybridMultilevel"/>
    <w:tmpl w:val="2D2C569E"/>
    <w:lvl w:ilvl="0" w:tplc="04090007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D7B218E"/>
    <w:multiLevelType w:val="multilevel"/>
    <w:tmpl w:val="166C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D9F1680"/>
    <w:multiLevelType w:val="multilevel"/>
    <w:tmpl w:val="CAE693D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E566EF1"/>
    <w:multiLevelType w:val="multilevel"/>
    <w:tmpl w:val="9FE49AC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702F70"/>
    <w:multiLevelType w:val="hybridMultilevel"/>
    <w:tmpl w:val="7E840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5C06D9"/>
    <w:multiLevelType w:val="hybridMultilevel"/>
    <w:tmpl w:val="AC9C7EF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682E49"/>
    <w:multiLevelType w:val="multilevel"/>
    <w:tmpl w:val="B066B84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E512593"/>
    <w:multiLevelType w:val="hybridMultilevel"/>
    <w:tmpl w:val="541414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941868"/>
    <w:multiLevelType w:val="multilevel"/>
    <w:tmpl w:val="FD5AF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04341E1"/>
    <w:multiLevelType w:val="hybridMultilevel"/>
    <w:tmpl w:val="EA82325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452DF6"/>
    <w:multiLevelType w:val="multilevel"/>
    <w:tmpl w:val="08E2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45F5C99"/>
    <w:multiLevelType w:val="hybridMultilevel"/>
    <w:tmpl w:val="1F124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4957D93"/>
    <w:multiLevelType w:val="multilevel"/>
    <w:tmpl w:val="9F82B2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3567724E"/>
    <w:multiLevelType w:val="multilevel"/>
    <w:tmpl w:val="C868F34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82E7A49"/>
    <w:multiLevelType w:val="multilevel"/>
    <w:tmpl w:val="411C356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DC54C4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9B372F"/>
    <w:multiLevelType w:val="multilevel"/>
    <w:tmpl w:val="759C7044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E0512F5"/>
    <w:multiLevelType w:val="hybridMultilevel"/>
    <w:tmpl w:val="C5502D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1E2622"/>
    <w:multiLevelType w:val="hybridMultilevel"/>
    <w:tmpl w:val="056EAB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0C3F42"/>
    <w:multiLevelType w:val="hybridMultilevel"/>
    <w:tmpl w:val="33107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44C66FB"/>
    <w:multiLevelType w:val="multilevel"/>
    <w:tmpl w:val="E97826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5F64357"/>
    <w:multiLevelType w:val="multilevel"/>
    <w:tmpl w:val="362EF38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9CC4961"/>
    <w:multiLevelType w:val="multilevel"/>
    <w:tmpl w:val="872C0828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B7D41E5"/>
    <w:multiLevelType w:val="multilevel"/>
    <w:tmpl w:val="5FDCE4D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DFA23C6"/>
    <w:multiLevelType w:val="multilevel"/>
    <w:tmpl w:val="4A28773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FB52A8A"/>
    <w:multiLevelType w:val="multilevel"/>
    <w:tmpl w:val="7946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0B62BA6"/>
    <w:multiLevelType w:val="multilevel"/>
    <w:tmpl w:val="75328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1637FAA"/>
    <w:multiLevelType w:val="hybridMultilevel"/>
    <w:tmpl w:val="D17619F0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3621E78"/>
    <w:multiLevelType w:val="multilevel"/>
    <w:tmpl w:val="110448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557364FA"/>
    <w:multiLevelType w:val="hybridMultilevel"/>
    <w:tmpl w:val="43B28EF6"/>
    <w:lvl w:ilvl="0" w:tplc="04090007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58C1D0D"/>
    <w:multiLevelType w:val="multilevel"/>
    <w:tmpl w:val="625CBA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80B738A"/>
    <w:multiLevelType w:val="hybridMultilevel"/>
    <w:tmpl w:val="A588D0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80E48B4"/>
    <w:multiLevelType w:val="multilevel"/>
    <w:tmpl w:val="F08824E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BDD7F33"/>
    <w:multiLevelType w:val="multilevel"/>
    <w:tmpl w:val="545A86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5DD049B7"/>
    <w:multiLevelType w:val="multilevel"/>
    <w:tmpl w:val="55F05E0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DE73E16"/>
    <w:multiLevelType w:val="multilevel"/>
    <w:tmpl w:val="140C927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E0B07CE"/>
    <w:multiLevelType w:val="multilevel"/>
    <w:tmpl w:val="37BED1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7" w15:restartNumberingAfterBreak="0">
    <w:nsid w:val="60625F39"/>
    <w:multiLevelType w:val="hybridMultilevel"/>
    <w:tmpl w:val="AAEA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4961FBF"/>
    <w:multiLevelType w:val="multilevel"/>
    <w:tmpl w:val="43FEEE74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5820B47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7CA02A2"/>
    <w:multiLevelType w:val="hybridMultilevel"/>
    <w:tmpl w:val="98F8E3B4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9E00CAA"/>
    <w:multiLevelType w:val="multilevel"/>
    <w:tmpl w:val="15CA4A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6D3B31FE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BA5A29"/>
    <w:multiLevelType w:val="multilevel"/>
    <w:tmpl w:val="42E476C8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2EA4C41"/>
    <w:multiLevelType w:val="multilevel"/>
    <w:tmpl w:val="487C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4C9084E"/>
    <w:multiLevelType w:val="multilevel"/>
    <w:tmpl w:val="8FEA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8105FFF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81B6EF3"/>
    <w:multiLevelType w:val="hybridMultilevel"/>
    <w:tmpl w:val="63064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44006D"/>
    <w:multiLevelType w:val="hybridMultilevel"/>
    <w:tmpl w:val="E7FA13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B1A584D"/>
    <w:multiLevelType w:val="multilevel"/>
    <w:tmpl w:val="99C2443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B27DE6"/>
    <w:multiLevelType w:val="multilevel"/>
    <w:tmpl w:val="4CD29A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D200C77"/>
    <w:multiLevelType w:val="multilevel"/>
    <w:tmpl w:val="B398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9"/>
  </w:num>
  <w:num w:numId="2">
    <w:abstractNumId w:val="67"/>
  </w:num>
  <w:num w:numId="3">
    <w:abstractNumId w:val="24"/>
  </w:num>
  <w:num w:numId="4">
    <w:abstractNumId w:val="6"/>
  </w:num>
  <w:num w:numId="5">
    <w:abstractNumId w:val="20"/>
  </w:num>
  <w:num w:numId="6">
    <w:abstractNumId w:val="9"/>
  </w:num>
  <w:num w:numId="7">
    <w:abstractNumId w:val="29"/>
  </w:num>
  <w:num w:numId="8">
    <w:abstractNumId w:val="60"/>
  </w:num>
  <w:num w:numId="9">
    <w:abstractNumId w:val="49"/>
  </w:num>
  <w:num w:numId="10">
    <w:abstractNumId w:val="47"/>
  </w:num>
  <w:num w:numId="11">
    <w:abstractNumId w:val="13"/>
  </w:num>
  <w:num w:numId="12">
    <w:abstractNumId w:val="7"/>
  </w:num>
  <w:num w:numId="13">
    <w:abstractNumId w:val="25"/>
  </w:num>
  <w:num w:numId="14">
    <w:abstractNumId w:val="31"/>
  </w:num>
  <w:num w:numId="15">
    <w:abstractNumId w:val="37"/>
  </w:num>
  <w:num w:numId="16">
    <w:abstractNumId w:val="1"/>
  </w:num>
  <w:num w:numId="17">
    <w:abstractNumId w:val="51"/>
  </w:num>
  <w:num w:numId="18">
    <w:abstractNumId w:val="68"/>
  </w:num>
  <w:num w:numId="19">
    <w:abstractNumId w:val="38"/>
  </w:num>
  <w:num w:numId="20">
    <w:abstractNumId w:val="27"/>
  </w:num>
  <w:num w:numId="21">
    <w:abstractNumId w:val="57"/>
  </w:num>
  <w:num w:numId="22">
    <w:abstractNumId w:val="59"/>
  </w:num>
  <w:num w:numId="23">
    <w:abstractNumId w:val="62"/>
  </w:num>
  <w:num w:numId="24">
    <w:abstractNumId w:val="35"/>
  </w:num>
  <w:num w:numId="25">
    <w:abstractNumId w:val="66"/>
  </w:num>
  <w:num w:numId="26">
    <w:abstractNumId w:val="28"/>
  </w:num>
  <w:num w:numId="27">
    <w:abstractNumId w:val="16"/>
  </w:num>
  <w:num w:numId="28">
    <w:abstractNumId w:val="2"/>
  </w:num>
  <w:num w:numId="29">
    <w:abstractNumId w:val="40"/>
  </w:num>
  <w:num w:numId="30">
    <w:abstractNumId w:val="65"/>
  </w:num>
  <w:num w:numId="31">
    <w:abstractNumId w:val="11"/>
  </w:num>
  <w:num w:numId="32">
    <w:abstractNumId w:val="10"/>
  </w:num>
  <w:num w:numId="33">
    <w:abstractNumId w:val="30"/>
  </w:num>
  <w:num w:numId="34">
    <w:abstractNumId w:val="4"/>
  </w:num>
  <w:num w:numId="35">
    <w:abstractNumId w:val="70"/>
  </w:num>
  <w:num w:numId="36">
    <w:abstractNumId w:val="64"/>
  </w:num>
  <w:num w:numId="37">
    <w:abstractNumId w:val="19"/>
  </w:num>
  <w:num w:numId="38">
    <w:abstractNumId w:val="53"/>
  </w:num>
  <w:num w:numId="39">
    <w:abstractNumId w:val="8"/>
  </w:num>
  <w:num w:numId="40">
    <w:abstractNumId w:val="15"/>
  </w:num>
  <w:num w:numId="41">
    <w:abstractNumId w:val="22"/>
  </w:num>
  <w:num w:numId="42">
    <w:abstractNumId w:val="43"/>
  </w:num>
  <w:num w:numId="43">
    <w:abstractNumId w:val="54"/>
  </w:num>
  <w:num w:numId="44">
    <w:abstractNumId w:val="42"/>
  </w:num>
  <w:num w:numId="45">
    <w:abstractNumId w:val="36"/>
  </w:num>
  <w:num w:numId="46">
    <w:abstractNumId w:val="71"/>
  </w:num>
  <w:num w:numId="47">
    <w:abstractNumId w:val="32"/>
  </w:num>
  <w:num w:numId="48">
    <w:abstractNumId w:val="0"/>
  </w:num>
  <w:num w:numId="49">
    <w:abstractNumId w:val="50"/>
  </w:num>
  <w:num w:numId="50">
    <w:abstractNumId w:val="52"/>
  </w:num>
  <w:num w:numId="51">
    <w:abstractNumId w:val="3"/>
  </w:num>
  <w:num w:numId="52">
    <w:abstractNumId w:val="34"/>
  </w:num>
  <w:num w:numId="53">
    <w:abstractNumId w:val="21"/>
  </w:num>
  <w:num w:numId="54">
    <w:abstractNumId w:val="26"/>
  </w:num>
  <w:num w:numId="55">
    <w:abstractNumId w:val="5"/>
  </w:num>
  <w:num w:numId="56">
    <w:abstractNumId w:val="33"/>
  </w:num>
  <w:num w:numId="57">
    <w:abstractNumId w:val="55"/>
  </w:num>
  <w:num w:numId="58">
    <w:abstractNumId w:val="45"/>
  </w:num>
  <w:num w:numId="59">
    <w:abstractNumId w:val="61"/>
  </w:num>
  <w:num w:numId="60">
    <w:abstractNumId w:val="14"/>
  </w:num>
  <w:num w:numId="61">
    <w:abstractNumId w:val="12"/>
  </w:num>
  <w:num w:numId="62">
    <w:abstractNumId w:val="56"/>
  </w:num>
  <w:num w:numId="63">
    <w:abstractNumId w:val="17"/>
  </w:num>
  <w:num w:numId="64">
    <w:abstractNumId w:val="69"/>
  </w:num>
  <w:num w:numId="65">
    <w:abstractNumId w:val="44"/>
  </w:num>
  <w:num w:numId="66">
    <w:abstractNumId w:val="41"/>
  </w:num>
  <w:num w:numId="67">
    <w:abstractNumId w:val="58"/>
  </w:num>
  <w:num w:numId="68">
    <w:abstractNumId w:val="63"/>
  </w:num>
  <w:num w:numId="69">
    <w:abstractNumId w:val="46"/>
  </w:num>
  <w:num w:numId="70">
    <w:abstractNumId w:val="18"/>
  </w:num>
  <w:num w:numId="71">
    <w:abstractNumId w:val="48"/>
  </w:num>
  <w:num w:numId="72">
    <w:abstractNumId w:val="23"/>
  </w:num>
  <w:numIdMacAtCleanup w:val="7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istina Neyens">
    <w15:presenceInfo w15:providerId="AD" w15:userId="S::krisney@microsoft.com::3aaecd02-399e-443f-b1c6-c6a1fc4623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453"/>
    <w:rsid w:val="00011F2A"/>
    <w:rsid w:val="0004072C"/>
    <w:rsid w:val="000427B9"/>
    <w:rsid w:val="00046205"/>
    <w:rsid w:val="00050422"/>
    <w:rsid w:val="00056EF1"/>
    <w:rsid w:val="00065216"/>
    <w:rsid w:val="00076E8C"/>
    <w:rsid w:val="00080448"/>
    <w:rsid w:val="00084839"/>
    <w:rsid w:val="00087347"/>
    <w:rsid w:val="000A397E"/>
    <w:rsid w:val="000A4E55"/>
    <w:rsid w:val="000B1A64"/>
    <w:rsid w:val="000B1C50"/>
    <w:rsid w:val="000D61CC"/>
    <w:rsid w:val="000D7187"/>
    <w:rsid w:val="000F64CB"/>
    <w:rsid w:val="001037C9"/>
    <w:rsid w:val="00114A17"/>
    <w:rsid w:val="00122721"/>
    <w:rsid w:val="00141240"/>
    <w:rsid w:val="00141ADB"/>
    <w:rsid w:val="00153A76"/>
    <w:rsid w:val="00172902"/>
    <w:rsid w:val="001C5C6A"/>
    <w:rsid w:val="001D2E68"/>
    <w:rsid w:val="001D50D8"/>
    <w:rsid w:val="001E2B27"/>
    <w:rsid w:val="001E64B8"/>
    <w:rsid w:val="001F20D6"/>
    <w:rsid w:val="0020422F"/>
    <w:rsid w:val="00220FC5"/>
    <w:rsid w:val="00230343"/>
    <w:rsid w:val="00232C2D"/>
    <w:rsid w:val="0023771B"/>
    <w:rsid w:val="00245E01"/>
    <w:rsid w:val="002530F6"/>
    <w:rsid w:val="0027456C"/>
    <w:rsid w:val="002750F7"/>
    <w:rsid w:val="00276268"/>
    <w:rsid w:val="00281CCF"/>
    <w:rsid w:val="002859DC"/>
    <w:rsid w:val="00291154"/>
    <w:rsid w:val="002A1CC2"/>
    <w:rsid w:val="002A283D"/>
    <w:rsid w:val="002C4C9A"/>
    <w:rsid w:val="002F2548"/>
    <w:rsid w:val="00302280"/>
    <w:rsid w:val="003269BB"/>
    <w:rsid w:val="00333FD4"/>
    <w:rsid w:val="0034093B"/>
    <w:rsid w:val="00367D2B"/>
    <w:rsid w:val="003708B4"/>
    <w:rsid w:val="00391245"/>
    <w:rsid w:val="00397236"/>
    <w:rsid w:val="003B4BB8"/>
    <w:rsid w:val="003B79A7"/>
    <w:rsid w:val="003C65E4"/>
    <w:rsid w:val="003D1A6C"/>
    <w:rsid w:val="003D7861"/>
    <w:rsid w:val="003E37B1"/>
    <w:rsid w:val="003E4802"/>
    <w:rsid w:val="003E748A"/>
    <w:rsid w:val="004157C9"/>
    <w:rsid w:val="004176A7"/>
    <w:rsid w:val="00424EE2"/>
    <w:rsid w:val="00434BA8"/>
    <w:rsid w:val="00442B28"/>
    <w:rsid w:val="004439E7"/>
    <w:rsid w:val="00462F8A"/>
    <w:rsid w:val="00463587"/>
    <w:rsid w:val="00474D57"/>
    <w:rsid w:val="00475591"/>
    <w:rsid w:val="00483788"/>
    <w:rsid w:val="0048596D"/>
    <w:rsid w:val="004A09D7"/>
    <w:rsid w:val="004C564A"/>
    <w:rsid w:val="004D1107"/>
    <w:rsid w:val="004E3070"/>
    <w:rsid w:val="005367D5"/>
    <w:rsid w:val="00542907"/>
    <w:rsid w:val="00544742"/>
    <w:rsid w:val="00547FCC"/>
    <w:rsid w:val="005673F5"/>
    <w:rsid w:val="0058427F"/>
    <w:rsid w:val="005908D8"/>
    <w:rsid w:val="00591821"/>
    <w:rsid w:val="00597717"/>
    <w:rsid w:val="005B4E63"/>
    <w:rsid w:val="005B653C"/>
    <w:rsid w:val="005D16AA"/>
    <w:rsid w:val="005D3DCE"/>
    <w:rsid w:val="005D7E36"/>
    <w:rsid w:val="005E3BB4"/>
    <w:rsid w:val="005E4B96"/>
    <w:rsid w:val="0060480B"/>
    <w:rsid w:val="00614C86"/>
    <w:rsid w:val="00630290"/>
    <w:rsid w:val="00647D59"/>
    <w:rsid w:val="006522DD"/>
    <w:rsid w:val="006623A3"/>
    <w:rsid w:val="00676B49"/>
    <w:rsid w:val="0068751A"/>
    <w:rsid w:val="006A1A10"/>
    <w:rsid w:val="006B4E83"/>
    <w:rsid w:val="006C59D5"/>
    <w:rsid w:val="006D18AB"/>
    <w:rsid w:val="006E4845"/>
    <w:rsid w:val="007047FB"/>
    <w:rsid w:val="0071323E"/>
    <w:rsid w:val="007216BE"/>
    <w:rsid w:val="00732678"/>
    <w:rsid w:val="00736711"/>
    <w:rsid w:val="00743383"/>
    <w:rsid w:val="00744DF7"/>
    <w:rsid w:val="0076334A"/>
    <w:rsid w:val="00772383"/>
    <w:rsid w:val="0078733E"/>
    <w:rsid w:val="007912C5"/>
    <w:rsid w:val="00794B68"/>
    <w:rsid w:val="007A3ABE"/>
    <w:rsid w:val="007B0A79"/>
    <w:rsid w:val="007D0404"/>
    <w:rsid w:val="007E6EA3"/>
    <w:rsid w:val="007F20B1"/>
    <w:rsid w:val="00802D94"/>
    <w:rsid w:val="00807453"/>
    <w:rsid w:val="008164C8"/>
    <w:rsid w:val="008276A6"/>
    <w:rsid w:val="00855683"/>
    <w:rsid w:val="008579D3"/>
    <w:rsid w:val="0086076B"/>
    <w:rsid w:val="00865BAF"/>
    <w:rsid w:val="00867939"/>
    <w:rsid w:val="00871C88"/>
    <w:rsid w:val="0087681F"/>
    <w:rsid w:val="00883018"/>
    <w:rsid w:val="008977CF"/>
    <w:rsid w:val="008B7D8E"/>
    <w:rsid w:val="008C500D"/>
    <w:rsid w:val="008D21CB"/>
    <w:rsid w:val="008E40C0"/>
    <w:rsid w:val="008E7659"/>
    <w:rsid w:val="008F04B5"/>
    <w:rsid w:val="008F66DF"/>
    <w:rsid w:val="00911091"/>
    <w:rsid w:val="00915620"/>
    <w:rsid w:val="0092609D"/>
    <w:rsid w:val="00933A16"/>
    <w:rsid w:val="00953064"/>
    <w:rsid w:val="009544EF"/>
    <w:rsid w:val="00971DB9"/>
    <w:rsid w:val="009A4053"/>
    <w:rsid w:val="009A7CC9"/>
    <w:rsid w:val="009B60B6"/>
    <w:rsid w:val="009D08BC"/>
    <w:rsid w:val="00A37EB4"/>
    <w:rsid w:val="00A401F0"/>
    <w:rsid w:val="00A47716"/>
    <w:rsid w:val="00A71BF3"/>
    <w:rsid w:val="00A8159C"/>
    <w:rsid w:val="00A953BB"/>
    <w:rsid w:val="00AA4314"/>
    <w:rsid w:val="00AB0EA3"/>
    <w:rsid w:val="00AB5471"/>
    <w:rsid w:val="00AB5AB5"/>
    <w:rsid w:val="00AE6DEE"/>
    <w:rsid w:val="00AF728F"/>
    <w:rsid w:val="00B162E7"/>
    <w:rsid w:val="00B16788"/>
    <w:rsid w:val="00B2039D"/>
    <w:rsid w:val="00B2429A"/>
    <w:rsid w:val="00B32D8B"/>
    <w:rsid w:val="00B36195"/>
    <w:rsid w:val="00B4703F"/>
    <w:rsid w:val="00B54551"/>
    <w:rsid w:val="00B55384"/>
    <w:rsid w:val="00B61070"/>
    <w:rsid w:val="00B71E31"/>
    <w:rsid w:val="00B8316A"/>
    <w:rsid w:val="00B9687D"/>
    <w:rsid w:val="00BC6D55"/>
    <w:rsid w:val="00BC7CB9"/>
    <w:rsid w:val="00BD7B9E"/>
    <w:rsid w:val="00C22C06"/>
    <w:rsid w:val="00C27F2E"/>
    <w:rsid w:val="00C45D3D"/>
    <w:rsid w:val="00C7718D"/>
    <w:rsid w:val="00CC7B37"/>
    <w:rsid w:val="00CC7C9F"/>
    <w:rsid w:val="00CE4BEF"/>
    <w:rsid w:val="00CE6DAC"/>
    <w:rsid w:val="00CF278E"/>
    <w:rsid w:val="00D03FA0"/>
    <w:rsid w:val="00D041BB"/>
    <w:rsid w:val="00D1585A"/>
    <w:rsid w:val="00D41BAB"/>
    <w:rsid w:val="00D562A7"/>
    <w:rsid w:val="00D6573D"/>
    <w:rsid w:val="00D66D0D"/>
    <w:rsid w:val="00DB5556"/>
    <w:rsid w:val="00DD4486"/>
    <w:rsid w:val="00DE5560"/>
    <w:rsid w:val="00DF4C08"/>
    <w:rsid w:val="00E12DDD"/>
    <w:rsid w:val="00E30C72"/>
    <w:rsid w:val="00E40C1B"/>
    <w:rsid w:val="00E50E12"/>
    <w:rsid w:val="00E636A3"/>
    <w:rsid w:val="00E81753"/>
    <w:rsid w:val="00E86B7A"/>
    <w:rsid w:val="00EE4C1B"/>
    <w:rsid w:val="00EF6B99"/>
    <w:rsid w:val="00F04C7A"/>
    <w:rsid w:val="00F1010C"/>
    <w:rsid w:val="00F27232"/>
    <w:rsid w:val="00F371F0"/>
    <w:rsid w:val="00F41240"/>
    <w:rsid w:val="00F435FB"/>
    <w:rsid w:val="00F516DB"/>
    <w:rsid w:val="00F62FAA"/>
    <w:rsid w:val="00F648F3"/>
    <w:rsid w:val="00F80475"/>
    <w:rsid w:val="00F81E36"/>
    <w:rsid w:val="00F87412"/>
    <w:rsid w:val="00FB2F4B"/>
    <w:rsid w:val="00FC04F6"/>
    <w:rsid w:val="00FC5439"/>
    <w:rsid w:val="00FD1931"/>
    <w:rsid w:val="00FE4383"/>
    <w:rsid w:val="15DA3F8F"/>
    <w:rsid w:val="4CA7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DDB62"/>
  <w15:chartTrackingRefBased/>
  <w15:docId w15:val="{7CBF8E30-FA54-4A78-80C7-183EF8339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453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45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453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45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74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74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07453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table" w:styleId="TableGrid">
    <w:name w:val="Table Grid"/>
    <w:basedOn w:val="TableNormal"/>
    <w:uiPriority w:val="39"/>
    <w:rsid w:val="0080745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07453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807453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45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45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7453"/>
    <w:pPr>
      <w:tabs>
        <w:tab w:val="center" w:pos="4680"/>
        <w:tab w:val="right" w:pos="9360"/>
      </w:tabs>
    </w:pPr>
    <w:rPr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0745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07453"/>
    <w:pPr>
      <w:tabs>
        <w:tab w:val="center" w:pos="4680"/>
        <w:tab w:val="right" w:pos="9360"/>
      </w:tabs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07453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074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07453"/>
    <w:pPr>
      <w:spacing w:after="16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074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4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45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7861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unhideWhenUsed/>
    <w:rsid w:val="008276A6"/>
    <w:rPr>
      <w:color w:val="2B579A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8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7D040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7D0404"/>
  </w:style>
  <w:style w:type="character" w:customStyle="1" w:styleId="eop">
    <w:name w:val="eop"/>
    <w:basedOn w:val="DefaultParagraphFont"/>
    <w:rsid w:val="007D0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12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3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7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0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0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6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footer" Target="footer1.xml"/><Relationship Id="rId26" Type="http://schemas.microsoft.com/office/2007/relationships/diagramDrawing" Target="diagrams/drawing1.xml"/><Relationship Id="rId39" Type="http://schemas.openxmlformats.org/officeDocument/2006/relationships/diagramQuickStyle" Target="diagrams/quickStyle4.xml"/><Relationship Id="rId21" Type="http://schemas.openxmlformats.org/officeDocument/2006/relationships/footer" Target="footer3.xml"/><Relationship Id="rId34" Type="http://schemas.openxmlformats.org/officeDocument/2006/relationships/diagramQuickStyle" Target="diagrams/quickStyle3.xml"/><Relationship Id="rId42" Type="http://schemas.openxmlformats.org/officeDocument/2006/relationships/image" Target="media/image4.emf"/><Relationship Id="rId47" Type="http://schemas.openxmlformats.org/officeDocument/2006/relationships/package" Target="embeddings/Microsoft_Visio_Drawing4.vsdx"/><Relationship Id="rId50" Type="http://schemas.openxmlformats.org/officeDocument/2006/relationships/image" Target="media/image8.emf"/><Relationship Id="rId55" Type="http://schemas.openxmlformats.org/officeDocument/2006/relationships/package" Target="embeddings/Microsoft_Visio_Drawing8.vsdx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diagramQuickStyle" Target="diagrams/quickStyle2.xml"/><Relationship Id="rId11" Type="http://schemas.openxmlformats.org/officeDocument/2006/relationships/image" Target="media/image1.png"/><Relationship Id="rId24" Type="http://schemas.openxmlformats.org/officeDocument/2006/relationships/diagramQuickStyle" Target="diagrams/quickStyle1.xml"/><Relationship Id="rId32" Type="http://schemas.openxmlformats.org/officeDocument/2006/relationships/diagramData" Target="diagrams/data3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45" Type="http://schemas.openxmlformats.org/officeDocument/2006/relationships/package" Target="embeddings/Microsoft_Visio_Drawing3.vsdx"/><Relationship Id="rId53" Type="http://schemas.openxmlformats.org/officeDocument/2006/relationships/package" Target="embeddings/Microsoft_Visio_Drawing7.vsdx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diagramData" Target="diagrams/data1.xml"/><Relationship Id="rId27" Type="http://schemas.openxmlformats.org/officeDocument/2006/relationships/diagramData" Target="diagrams/data2.xml"/><Relationship Id="rId30" Type="http://schemas.openxmlformats.org/officeDocument/2006/relationships/diagramColors" Target="diagrams/colors2.xml"/><Relationship Id="rId35" Type="http://schemas.openxmlformats.org/officeDocument/2006/relationships/diagramColors" Target="diagrams/colors3.xml"/><Relationship Id="rId43" Type="http://schemas.openxmlformats.org/officeDocument/2006/relationships/package" Target="embeddings/Microsoft_Visio_Drawing2.vsdx"/><Relationship Id="rId48" Type="http://schemas.openxmlformats.org/officeDocument/2006/relationships/image" Target="media/image7.emf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package" Target="embeddings/Microsoft_Visio_Drawing6.vsdx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header" Target="header2.xml"/><Relationship Id="rId25" Type="http://schemas.openxmlformats.org/officeDocument/2006/relationships/diagramColors" Target="diagrams/colors1.xml"/><Relationship Id="rId33" Type="http://schemas.openxmlformats.org/officeDocument/2006/relationships/diagramLayout" Target="diagrams/layout3.xml"/><Relationship Id="rId38" Type="http://schemas.openxmlformats.org/officeDocument/2006/relationships/diagramLayout" Target="diagrams/layout4.xml"/><Relationship Id="rId46" Type="http://schemas.openxmlformats.org/officeDocument/2006/relationships/image" Target="media/image6.emf"/><Relationship Id="rId20" Type="http://schemas.openxmlformats.org/officeDocument/2006/relationships/header" Target="header3.xml"/><Relationship Id="rId41" Type="http://schemas.microsoft.com/office/2007/relationships/diagramDrawing" Target="diagrams/drawing4.xml"/><Relationship Id="rId54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package" Target="embeddings/Microsoft_Visio_Drawing1.vsdx"/><Relationship Id="rId23" Type="http://schemas.openxmlformats.org/officeDocument/2006/relationships/diagramLayout" Target="diagrams/layout1.xml"/><Relationship Id="rId28" Type="http://schemas.openxmlformats.org/officeDocument/2006/relationships/diagramLayout" Target="diagrams/layout2.xml"/><Relationship Id="rId36" Type="http://schemas.microsoft.com/office/2007/relationships/diagramDrawing" Target="diagrams/drawing3.xml"/><Relationship Id="rId49" Type="http://schemas.openxmlformats.org/officeDocument/2006/relationships/package" Target="embeddings/Microsoft_Visio_Drawing5.vsdx"/><Relationship Id="rId57" Type="http://schemas.microsoft.com/office/2011/relationships/people" Target="people.xml"/><Relationship Id="rId10" Type="http://schemas.openxmlformats.org/officeDocument/2006/relationships/endnotes" Target="endnotes.xml"/><Relationship Id="rId31" Type="http://schemas.microsoft.com/office/2007/relationships/diagramDrawing" Target="diagrams/drawing2.xml"/><Relationship Id="rId44" Type="http://schemas.openxmlformats.org/officeDocument/2006/relationships/image" Target="media/image5.emf"/><Relationship Id="rId52" Type="http://schemas.openxmlformats.org/officeDocument/2006/relationships/image" Target="media/image9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EC1F7C-E50A-4374-A56D-253EC766C69F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</dgm:pt>
    <dgm:pt modelId="{EC79C6A3-92A1-4169-BA88-840FBE11519E}">
      <dgm:prSet phldrT="[Text]"/>
      <dgm:spPr/>
      <dgm:t>
        <a:bodyPr/>
        <a:lstStyle/>
        <a:p>
          <a:r>
            <a:rPr lang="en-US"/>
            <a:t>Match the ENI </a:t>
          </a:r>
        </a:p>
      </dgm:t>
    </dgm:pt>
    <dgm:pt modelId="{81D65785-E63A-405C-9F4E-CEF37B28E75C}" type="parTrans" cxnId="{BCAAFC59-E047-4B07-9E2C-E7039AB9592A}">
      <dgm:prSet/>
      <dgm:spPr/>
      <dgm:t>
        <a:bodyPr/>
        <a:lstStyle/>
        <a:p>
          <a:endParaRPr lang="en-US"/>
        </a:p>
      </dgm:t>
    </dgm:pt>
    <dgm:pt modelId="{ABE9BF10-E904-40E5-9D47-C1132BAC88BA}" type="sibTrans" cxnId="{BCAAFC59-E047-4B07-9E2C-E7039AB9592A}">
      <dgm:prSet/>
      <dgm:spPr/>
      <dgm:t>
        <a:bodyPr/>
        <a:lstStyle/>
        <a:p>
          <a:endParaRPr lang="en-US"/>
        </a:p>
      </dgm:t>
    </dgm:pt>
    <dgm:pt modelId="{38276E54-84E1-4DAA-8389-AE44D9A8005D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AFCA58FC-6E5C-4A16-9331-12B7518B0BC8}" type="parTrans" cxnId="{FCB694F0-9290-4B3C-AD0C-CE9562C8B2EA}">
      <dgm:prSet/>
      <dgm:spPr/>
      <dgm:t>
        <a:bodyPr/>
        <a:lstStyle/>
        <a:p>
          <a:endParaRPr lang="en-US"/>
        </a:p>
      </dgm:t>
    </dgm:pt>
    <dgm:pt modelId="{B9EABA9F-EF75-4D48-BAB7-9AC4290297CD}" type="sibTrans" cxnId="{FCB694F0-9290-4B3C-AD0C-CE9562C8B2EA}">
      <dgm:prSet/>
      <dgm:spPr/>
      <dgm:t>
        <a:bodyPr/>
        <a:lstStyle/>
        <a:p>
          <a:endParaRPr lang="en-US"/>
        </a:p>
      </dgm:t>
    </dgm:pt>
    <dgm:pt modelId="{B09D69AA-90C1-4AB3-9706-CD2122D464A2}">
      <dgm:prSet phldrT="[Text]"/>
      <dgm:spPr/>
      <dgm:t>
        <a:bodyPr/>
        <a:lstStyle/>
        <a:p>
          <a:r>
            <a:rPr lang="en-US"/>
            <a:t>ENI match based on destination mac == ENI Mac.</a:t>
          </a:r>
        </a:p>
      </dgm:t>
    </dgm:pt>
    <dgm:pt modelId="{F1434D57-C274-4524-9A44-449D1A7325ED}" type="parTrans" cxnId="{216F028B-1BD4-4D95-B3C8-60A258227F28}">
      <dgm:prSet/>
      <dgm:spPr/>
      <dgm:t>
        <a:bodyPr/>
        <a:lstStyle/>
        <a:p>
          <a:endParaRPr lang="en-US"/>
        </a:p>
      </dgm:t>
    </dgm:pt>
    <dgm:pt modelId="{3EF3B83A-BADC-491A-B693-ADDB12A9FB7A}" type="sibTrans" cxnId="{216F028B-1BD4-4D95-B3C8-60A258227F28}">
      <dgm:prSet/>
      <dgm:spPr/>
      <dgm:t>
        <a:bodyPr/>
        <a:lstStyle/>
        <a:p>
          <a:endParaRPr lang="en-US"/>
        </a:p>
      </dgm:t>
    </dgm:pt>
    <dgm:pt modelId="{C1B15B2B-D0DA-4CBA-8E39-C5168DF1A2C3}">
      <dgm:prSet phldrT="[Text]"/>
      <dgm:spPr/>
      <dgm:t>
        <a:bodyPr/>
        <a:lstStyle/>
        <a:p>
          <a:r>
            <a:rPr lang="en-US"/>
            <a:t>Decap only if outer PA matches with mapping table else drop and terminate the pipeline.</a:t>
          </a:r>
        </a:p>
      </dgm:t>
    </dgm:pt>
    <dgm:pt modelId="{72E0B51B-F075-48CF-89C0-C30F1DB5A450}" type="parTrans" cxnId="{7C69931F-D6D3-4F32-814D-8275CC6C2278}">
      <dgm:prSet/>
      <dgm:spPr/>
      <dgm:t>
        <a:bodyPr/>
        <a:lstStyle/>
        <a:p>
          <a:endParaRPr lang="en-US"/>
        </a:p>
      </dgm:t>
    </dgm:pt>
    <dgm:pt modelId="{B04A4B48-A252-4D25-B54F-DFFB059A8722}" type="sibTrans" cxnId="{7C69931F-D6D3-4F32-814D-8275CC6C2278}">
      <dgm:prSet/>
      <dgm:spPr/>
      <dgm:t>
        <a:bodyPr/>
        <a:lstStyle/>
        <a:p>
          <a:endParaRPr lang="en-US"/>
        </a:p>
      </dgm:t>
    </dgm:pt>
    <dgm:pt modelId="{08C1571A-771D-4453-AE7A-B3634CDFCCBE}">
      <dgm:prSet phldrT="[Text]"/>
      <dgm:spPr/>
      <dgm:t>
        <a:bodyPr/>
        <a:lstStyle/>
        <a:p>
          <a:endParaRPr lang="en-US"/>
        </a:p>
      </dgm:t>
    </dgm:pt>
    <dgm:pt modelId="{4EB52F95-F0C0-4F9B-847B-F55CBC6FBC8B}" type="parTrans" cxnId="{1420369E-9767-4849-AB33-1A1461C2519F}">
      <dgm:prSet/>
      <dgm:spPr/>
      <dgm:t>
        <a:bodyPr/>
        <a:lstStyle/>
        <a:p>
          <a:endParaRPr lang="en-US"/>
        </a:p>
      </dgm:t>
    </dgm:pt>
    <dgm:pt modelId="{444C1E0A-F70E-4220-BB23-7600F69BBAFF}" type="sibTrans" cxnId="{1420369E-9767-4849-AB33-1A1461C2519F}">
      <dgm:prSet/>
      <dgm:spPr/>
      <dgm:t>
        <a:bodyPr/>
        <a:lstStyle/>
        <a:p>
          <a:endParaRPr lang="en-US"/>
        </a:p>
      </dgm:t>
    </dgm:pt>
    <dgm:pt modelId="{F9BFF0CA-C825-4B04-8E14-3787E982AD27}">
      <dgm:prSet phldrT="[Text]"/>
      <dgm:spPr/>
      <dgm:t>
        <a:bodyPr/>
        <a:lstStyle/>
        <a:p>
          <a:r>
            <a:rPr lang="en-US"/>
            <a:t>Lookup flow table  (Match found)</a:t>
          </a:r>
        </a:p>
      </dgm:t>
    </dgm:pt>
    <dgm:pt modelId="{1AA28A23-8323-4BDD-94A7-7E65F5884C36}" type="parTrans" cxnId="{5CD55C63-87F4-4DCA-9308-9E12C7A567A8}">
      <dgm:prSet/>
      <dgm:spPr/>
      <dgm:t>
        <a:bodyPr/>
        <a:lstStyle/>
        <a:p>
          <a:endParaRPr lang="en-US"/>
        </a:p>
      </dgm:t>
    </dgm:pt>
    <dgm:pt modelId="{CAFF9B0B-EA97-4288-B1BD-36F5CB9E4E5B}" type="sibTrans" cxnId="{5CD55C63-87F4-4DCA-9308-9E12C7A567A8}">
      <dgm:prSet/>
      <dgm:spPr/>
      <dgm:t>
        <a:bodyPr/>
        <a:lstStyle/>
        <a:p>
          <a:endParaRPr lang="en-US"/>
        </a:p>
      </dgm:t>
    </dgm:pt>
    <dgm:pt modelId="{1FFE07EB-D02D-4ECA-ADFB-1B94D557A2ED}">
      <dgm:prSet phldrT="[Text]"/>
      <dgm:spPr/>
      <dgm:t>
        <a:bodyPr/>
        <a:lstStyle/>
        <a:p>
          <a:r>
            <a:rPr lang="en-US"/>
            <a:t>Match is found do the action.</a:t>
          </a:r>
        </a:p>
      </dgm:t>
    </dgm:pt>
    <dgm:pt modelId="{E65192BB-AF0F-454A-A5D4-CA7973DC1BF4}" type="parTrans" cxnId="{8E7155C8-16D3-4928-BE1A-DE4F8F180964}">
      <dgm:prSet/>
      <dgm:spPr/>
      <dgm:t>
        <a:bodyPr/>
        <a:lstStyle/>
        <a:p>
          <a:endParaRPr lang="en-US"/>
        </a:p>
      </dgm:t>
    </dgm:pt>
    <dgm:pt modelId="{4CB01A68-1458-49C9-A4AA-5FAE2FA549A0}" type="sibTrans" cxnId="{8E7155C8-16D3-4928-BE1A-DE4F8F180964}">
      <dgm:prSet/>
      <dgm:spPr/>
      <dgm:t>
        <a:bodyPr/>
        <a:lstStyle/>
        <a:p>
          <a:endParaRPr lang="en-US"/>
        </a:p>
      </dgm:t>
    </dgm:pt>
    <dgm:pt modelId="{6FCA0EDD-A0F2-404E-8BCE-D7873B34B286}">
      <dgm:prSet phldrT="[Text]"/>
      <dgm:spPr/>
      <dgm:t>
        <a:bodyPr/>
        <a:lstStyle/>
        <a:p>
          <a:r>
            <a:rPr lang="en-US"/>
            <a:t>Refresh flow TTL</a:t>
          </a:r>
        </a:p>
      </dgm:t>
    </dgm:pt>
    <dgm:pt modelId="{480DFD14-ADAE-4342-9782-E4504504A597}" type="parTrans" cxnId="{2D9176C5-22E4-47A3-BC4D-E1F3BDD09547}">
      <dgm:prSet/>
      <dgm:spPr/>
      <dgm:t>
        <a:bodyPr/>
        <a:lstStyle/>
        <a:p>
          <a:endParaRPr lang="en-US"/>
        </a:p>
      </dgm:t>
    </dgm:pt>
    <dgm:pt modelId="{E0A8B4FA-D89F-45BA-8662-1B4A5C01336B}" type="sibTrans" cxnId="{2D9176C5-22E4-47A3-BC4D-E1F3BDD09547}">
      <dgm:prSet/>
      <dgm:spPr/>
      <dgm:t>
        <a:bodyPr/>
        <a:lstStyle/>
        <a:p>
          <a:endParaRPr lang="en-US"/>
        </a:p>
      </dgm:t>
    </dgm:pt>
    <dgm:pt modelId="{EE5418C3-1B0C-4874-8153-0B54AE5672E0}" type="pres">
      <dgm:prSet presAssocID="{BDEC1F7C-E50A-4374-A56D-253EC766C69F}" presName="linearFlow" presStyleCnt="0">
        <dgm:presLayoutVars>
          <dgm:dir/>
          <dgm:animLvl val="lvl"/>
          <dgm:resizeHandles val="exact"/>
        </dgm:presLayoutVars>
      </dgm:prSet>
      <dgm:spPr/>
    </dgm:pt>
    <dgm:pt modelId="{EFDCCE89-A2A3-4F9F-AEF0-D0E16356F51E}" type="pres">
      <dgm:prSet presAssocID="{EC79C6A3-92A1-4169-BA88-840FBE11519E}" presName="composite" presStyleCnt="0"/>
      <dgm:spPr/>
    </dgm:pt>
    <dgm:pt modelId="{27E57436-BBF3-42AB-9080-B1EC93FCEB06}" type="pres">
      <dgm:prSet presAssocID="{EC79C6A3-92A1-4169-BA88-840FBE11519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415C57C9-B346-414F-A229-CD7092DD0B62}" type="pres">
      <dgm:prSet presAssocID="{EC79C6A3-92A1-4169-BA88-840FBE11519E}" presName="parSh" presStyleLbl="node1" presStyleIdx="0" presStyleCnt="3"/>
      <dgm:spPr/>
    </dgm:pt>
    <dgm:pt modelId="{5D9723AB-1F26-438E-AA5D-49DA8232F2C6}" type="pres">
      <dgm:prSet presAssocID="{EC79C6A3-92A1-4169-BA88-840FBE11519E}" presName="desTx" presStyleLbl="fgAcc1" presStyleIdx="0" presStyleCnt="3">
        <dgm:presLayoutVars>
          <dgm:bulletEnabled val="1"/>
        </dgm:presLayoutVars>
      </dgm:prSet>
      <dgm:spPr/>
    </dgm:pt>
    <dgm:pt modelId="{317B6186-1938-492A-B1B1-CAA02F3BC14E}" type="pres">
      <dgm:prSet presAssocID="{ABE9BF10-E904-40E5-9D47-C1132BAC88BA}" presName="sibTrans" presStyleLbl="sibTrans2D1" presStyleIdx="0" presStyleCnt="2"/>
      <dgm:spPr/>
    </dgm:pt>
    <dgm:pt modelId="{9775EFBB-E0EC-4769-8641-C8BE17820ECD}" type="pres">
      <dgm:prSet presAssocID="{ABE9BF10-E904-40E5-9D47-C1132BAC88BA}" presName="connTx" presStyleLbl="sibTrans2D1" presStyleIdx="0" presStyleCnt="2"/>
      <dgm:spPr/>
    </dgm:pt>
    <dgm:pt modelId="{0675CAF2-54C0-4ED6-91C6-5274ACD2C838}" type="pres">
      <dgm:prSet presAssocID="{38276E54-84E1-4DAA-8389-AE44D9A8005D}" presName="composite" presStyleCnt="0"/>
      <dgm:spPr/>
    </dgm:pt>
    <dgm:pt modelId="{17CB867D-96FA-4828-A5CB-2E7578F61858}" type="pres">
      <dgm:prSet presAssocID="{38276E54-84E1-4DAA-8389-AE44D9A8005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1B4ECB04-3B7D-4581-AAE1-66603A427689}" type="pres">
      <dgm:prSet presAssocID="{38276E54-84E1-4DAA-8389-AE44D9A8005D}" presName="parSh" presStyleLbl="node1" presStyleIdx="1" presStyleCnt="3"/>
      <dgm:spPr/>
    </dgm:pt>
    <dgm:pt modelId="{EF2F628D-E1C5-49E1-ABF4-F1295AB2C92F}" type="pres">
      <dgm:prSet presAssocID="{38276E54-84E1-4DAA-8389-AE44D9A8005D}" presName="desTx" presStyleLbl="fgAcc1" presStyleIdx="1" presStyleCnt="3">
        <dgm:presLayoutVars>
          <dgm:bulletEnabled val="1"/>
        </dgm:presLayoutVars>
      </dgm:prSet>
      <dgm:spPr/>
    </dgm:pt>
    <dgm:pt modelId="{5E500A8F-AFED-4FE1-81E0-941EF392AA32}" type="pres">
      <dgm:prSet presAssocID="{B9EABA9F-EF75-4D48-BAB7-9AC4290297CD}" presName="sibTrans" presStyleLbl="sibTrans2D1" presStyleIdx="1" presStyleCnt="2"/>
      <dgm:spPr/>
    </dgm:pt>
    <dgm:pt modelId="{26509B69-6AE4-4EA1-8BF5-1481564A83E2}" type="pres">
      <dgm:prSet presAssocID="{B9EABA9F-EF75-4D48-BAB7-9AC4290297CD}" presName="connTx" presStyleLbl="sibTrans2D1" presStyleIdx="1" presStyleCnt="2"/>
      <dgm:spPr/>
    </dgm:pt>
    <dgm:pt modelId="{9411AF18-6AA6-4283-8109-CFA403D039F2}" type="pres">
      <dgm:prSet presAssocID="{F9BFF0CA-C825-4B04-8E14-3787E982AD27}" presName="composite" presStyleCnt="0"/>
      <dgm:spPr/>
    </dgm:pt>
    <dgm:pt modelId="{CD046C9E-B9E2-46EC-B2AF-46CB19810ACA}" type="pres">
      <dgm:prSet presAssocID="{F9BFF0CA-C825-4B04-8E14-3787E982AD2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2486E5F-2579-4225-AF67-8CD85F79F095}" type="pres">
      <dgm:prSet presAssocID="{F9BFF0CA-C825-4B04-8E14-3787E982AD27}" presName="parSh" presStyleLbl="node1" presStyleIdx="2" presStyleCnt="3"/>
      <dgm:spPr/>
    </dgm:pt>
    <dgm:pt modelId="{56EAB70A-9CDA-4823-B152-A78AB11A8FFD}" type="pres">
      <dgm:prSet presAssocID="{F9BFF0CA-C825-4B04-8E14-3787E982AD2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4D7B3505-BA53-4CE9-AFCE-37546C01EC56}" type="presOf" srcId="{1FFE07EB-D02D-4ECA-ADFB-1B94D557A2ED}" destId="{56EAB70A-9CDA-4823-B152-A78AB11A8FFD}" srcOrd="0" destOrd="0" presId="urn:microsoft.com/office/officeart/2005/8/layout/process3"/>
    <dgm:cxn modelId="{5C1D4B15-6B7D-4E94-AE81-237FEF4D248F}" type="presOf" srcId="{38276E54-84E1-4DAA-8389-AE44D9A8005D}" destId="{1B4ECB04-3B7D-4581-AAE1-66603A427689}" srcOrd="1" destOrd="0" presId="urn:microsoft.com/office/officeart/2005/8/layout/process3"/>
    <dgm:cxn modelId="{7C69931F-D6D3-4F32-814D-8275CC6C2278}" srcId="{38276E54-84E1-4DAA-8389-AE44D9A8005D}" destId="{C1B15B2B-D0DA-4CBA-8E39-C5168DF1A2C3}" srcOrd="0" destOrd="0" parTransId="{72E0B51B-F075-48CF-89C0-C30F1DB5A450}" sibTransId="{B04A4B48-A252-4D25-B54F-DFFB059A8722}"/>
    <dgm:cxn modelId="{02C8E830-ED57-46A6-98E8-70748B4E760C}" type="presOf" srcId="{08C1571A-771D-4453-AE7A-B3634CDFCCBE}" destId="{5D9723AB-1F26-438E-AA5D-49DA8232F2C6}" srcOrd="0" destOrd="1" presId="urn:microsoft.com/office/officeart/2005/8/layout/process3"/>
    <dgm:cxn modelId="{7A224B3E-56CB-4A7F-BFB6-5B5DD449A79E}" type="presOf" srcId="{38276E54-84E1-4DAA-8389-AE44D9A8005D}" destId="{17CB867D-96FA-4828-A5CB-2E7578F61858}" srcOrd="0" destOrd="0" presId="urn:microsoft.com/office/officeart/2005/8/layout/process3"/>
    <dgm:cxn modelId="{5CD55C63-87F4-4DCA-9308-9E12C7A567A8}" srcId="{BDEC1F7C-E50A-4374-A56D-253EC766C69F}" destId="{F9BFF0CA-C825-4B04-8E14-3787E982AD27}" srcOrd="2" destOrd="0" parTransId="{1AA28A23-8323-4BDD-94A7-7E65F5884C36}" sibTransId="{CAFF9B0B-EA97-4288-B1BD-36F5CB9E4E5B}"/>
    <dgm:cxn modelId="{C77BD04A-1250-4158-9D35-BE156FF9FDF7}" type="presOf" srcId="{BDEC1F7C-E50A-4374-A56D-253EC766C69F}" destId="{EE5418C3-1B0C-4874-8153-0B54AE5672E0}" srcOrd="0" destOrd="0" presId="urn:microsoft.com/office/officeart/2005/8/layout/process3"/>
    <dgm:cxn modelId="{1AB0B850-D191-47B9-81E7-D39B8F2D630E}" type="presOf" srcId="{EC79C6A3-92A1-4169-BA88-840FBE11519E}" destId="{415C57C9-B346-414F-A229-CD7092DD0B62}" srcOrd="1" destOrd="0" presId="urn:microsoft.com/office/officeart/2005/8/layout/process3"/>
    <dgm:cxn modelId="{84DF9653-7A79-497D-AC9E-04784E68272F}" type="presOf" srcId="{F9BFF0CA-C825-4B04-8E14-3787E982AD27}" destId="{CD046C9E-B9E2-46EC-B2AF-46CB19810ACA}" srcOrd="0" destOrd="0" presId="urn:microsoft.com/office/officeart/2005/8/layout/process3"/>
    <dgm:cxn modelId="{BCAAFC59-E047-4B07-9E2C-E7039AB9592A}" srcId="{BDEC1F7C-E50A-4374-A56D-253EC766C69F}" destId="{EC79C6A3-92A1-4169-BA88-840FBE11519E}" srcOrd="0" destOrd="0" parTransId="{81D65785-E63A-405C-9F4E-CEF37B28E75C}" sibTransId="{ABE9BF10-E904-40E5-9D47-C1132BAC88BA}"/>
    <dgm:cxn modelId="{CD48685A-9187-45C2-B0F1-72F76DDE3E22}" type="presOf" srcId="{C1B15B2B-D0DA-4CBA-8E39-C5168DF1A2C3}" destId="{EF2F628D-E1C5-49E1-ABF4-F1295AB2C92F}" srcOrd="0" destOrd="0" presId="urn:microsoft.com/office/officeart/2005/8/layout/process3"/>
    <dgm:cxn modelId="{216F028B-1BD4-4D95-B3C8-60A258227F28}" srcId="{EC79C6A3-92A1-4169-BA88-840FBE11519E}" destId="{B09D69AA-90C1-4AB3-9706-CD2122D464A2}" srcOrd="0" destOrd="0" parTransId="{F1434D57-C274-4524-9A44-449D1A7325ED}" sibTransId="{3EF3B83A-BADC-491A-B693-ADDB12A9FB7A}"/>
    <dgm:cxn modelId="{1420369E-9767-4849-AB33-1A1461C2519F}" srcId="{EC79C6A3-92A1-4169-BA88-840FBE11519E}" destId="{08C1571A-771D-4453-AE7A-B3634CDFCCBE}" srcOrd="1" destOrd="0" parTransId="{4EB52F95-F0C0-4F9B-847B-F55CBC6FBC8B}" sibTransId="{444C1E0A-F70E-4220-BB23-7600F69BBAFF}"/>
    <dgm:cxn modelId="{6C87B8A9-D0B5-4917-B7A8-2C69F7780BD9}" type="presOf" srcId="{6FCA0EDD-A0F2-404E-8BCE-D7873B34B286}" destId="{56EAB70A-9CDA-4823-B152-A78AB11A8FFD}" srcOrd="0" destOrd="1" presId="urn:microsoft.com/office/officeart/2005/8/layout/process3"/>
    <dgm:cxn modelId="{D5D1D7AC-250C-4D03-BFED-34FE95450B6E}" type="presOf" srcId="{F9BFF0CA-C825-4B04-8E14-3787E982AD27}" destId="{D2486E5F-2579-4225-AF67-8CD85F79F095}" srcOrd="1" destOrd="0" presId="urn:microsoft.com/office/officeart/2005/8/layout/process3"/>
    <dgm:cxn modelId="{2A3032AF-13EF-43B8-BA40-B7F556C31053}" type="presOf" srcId="{B09D69AA-90C1-4AB3-9706-CD2122D464A2}" destId="{5D9723AB-1F26-438E-AA5D-49DA8232F2C6}" srcOrd="0" destOrd="0" presId="urn:microsoft.com/office/officeart/2005/8/layout/process3"/>
    <dgm:cxn modelId="{37BB29B8-55F2-4771-881B-D865407032C3}" type="presOf" srcId="{ABE9BF10-E904-40E5-9D47-C1132BAC88BA}" destId="{9775EFBB-E0EC-4769-8641-C8BE17820ECD}" srcOrd="1" destOrd="0" presId="urn:microsoft.com/office/officeart/2005/8/layout/process3"/>
    <dgm:cxn modelId="{1C25BDBB-B273-4BD2-9C55-7276C70D2233}" type="presOf" srcId="{ABE9BF10-E904-40E5-9D47-C1132BAC88BA}" destId="{317B6186-1938-492A-B1B1-CAA02F3BC14E}" srcOrd="0" destOrd="0" presId="urn:microsoft.com/office/officeart/2005/8/layout/process3"/>
    <dgm:cxn modelId="{1343E3BE-BDFE-48F9-BB85-541862AB037B}" type="presOf" srcId="{EC79C6A3-92A1-4169-BA88-840FBE11519E}" destId="{27E57436-BBF3-42AB-9080-B1EC93FCEB06}" srcOrd="0" destOrd="0" presId="urn:microsoft.com/office/officeart/2005/8/layout/process3"/>
    <dgm:cxn modelId="{2D9176C5-22E4-47A3-BC4D-E1F3BDD09547}" srcId="{F9BFF0CA-C825-4B04-8E14-3787E982AD27}" destId="{6FCA0EDD-A0F2-404E-8BCE-D7873B34B286}" srcOrd="1" destOrd="0" parTransId="{480DFD14-ADAE-4342-9782-E4504504A597}" sibTransId="{E0A8B4FA-D89F-45BA-8662-1B4A5C01336B}"/>
    <dgm:cxn modelId="{A2B5F1C5-0D6B-4366-B68F-1EC2B6E0406D}" type="presOf" srcId="{B9EABA9F-EF75-4D48-BAB7-9AC4290297CD}" destId="{5E500A8F-AFED-4FE1-81E0-941EF392AA32}" srcOrd="0" destOrd="0" presId="urn:microsoft.com/office/officeart/2005/8/layout/process3"/>
    <dgm:cxn modelId="{8E7155C8-16D3-4928-BE1A-DE4F8F180964}" srcId="{F9BFF0CA-C825-4B04-8E14-3787E982AD27}" destId="{1FFE07EB-D02D-4ECA-ADFB-1B94D557A2ED}" srcOrd="0" destOrd="0" parTransId="{E65192BB-AF0F-454A-A5D4-CA7973DC1BF4}" sibTransId="{4CB01A68-1458-49C9-A4AA-5FAE2FA549A0}"/>
    <dgm:cxn modelId="{EBE790E6-501C-4A82-8E35-C9F95B80C147}" type="presOf" srcId="{B9EABA9F-EF75-4D48-BAB7-9AC4290297CD}" destId="{26509B69-6AE4-4EA1-8BF5-1481564A83E2}" srcOrd="1" destOrd="0" presId="urn:microsoft.com/office/officeart/2005/8/layout/process3"/>
    <dgm:cxn modelId="{FCB694F0-9290-4B3C-AD0C-CE9562C8B2EA}" srcId="{BDEC1F7C-E50A-4374-A56D-253EC766C69F}" destId="{38276E54-84E1-4DAA-8389-AE44D9A8005D}" srcOrd="1" destOrd="0" parTransId="{AFCA58FC-6E5C-4A16-9331-12B7518B0BC8}" sibTransId="{B9EABA9F-EF75-4D48-BAB7-9AC4290297CD}"/>
    <dgm:cxn modelId="{F8B0A0CE-3B94-40A8-8028-18DFBCFBAC6E}" type="presParOf" srcId="{EE5418C3-1B0C-4874-8153-0B54AE5672E0}" destId="{EFDCCE89-A2A3-4F9F-AEF0-D0E16356F51E}" srcOrd="0" destOrd="0" presId="urn:microsoft.com/office/officeart/2005/8/layout/process3"/>
    <dgm:cxn modelId="{DF35F3E7-6153-45B1-B0FE-DB45CD57CAC5}" type="presParOf" srcId="{EFDCCE89-A2A3-4F9F-AEF0-D0E16356F51E}" destId="{27E57436-BBF3-42AB-9080-B1EC93FCEB06}" srcOrd="0" destOrd="0" presId="urn:microsoft.com/office/officeart/2005/8/layout/process3"/>
    <dgm:cxn modelId="{02120D7A-49CF-4B21-853E-0232240A87D9}" type="presParOf" srcId="{EFDCCE89-A2A3-4F9F-AEF0-D0E16356F51E}" destId="{415C57C9-B346-414F-A229-CD7092DD0B62}" srcOrd="1" destOrd="0" presId="urn:microsoft.com/office/officeart/2005/8/layout/process3"/>
    <dgm:cxn modelId="{426C75C6-3F98-4D20-AAD8-1FE4D55E01AF}" type="presParOf" srcId="{EFDCCE89-A2A3-4F9F-AEF0-D0E16356F51E}" destId="{5D9723AB-1F26-438E-AA5D-49DA8232F2C6}" srcOrd="2" destOrd="0" presId="urn:microsoft.com/office/officeart/2005/8/layout/process3"/>
    <dgm:cxn modelId="{408C2F00-EE27-48EF-B85B-4C412DF26E96}" type="presParOf" srcId="{EE5418C3-1B0C-4874-8153-0B54AE5672E0}" destId="{317B6186-1938-492A-B1B1-CAA02F3BC14E}" srcOrd="1" destOrd="0" presId="urn:microsoft.com/office/officeart/2005/8/layout/process3"/>
    <dgm:cxn modelId="{7F4A491A-D381-4202-AFF1-500003961D46}" type="presParOf" srcId="{317B6186-1938-492A-B1B1-CAA02F3BC14E}" destId="{9775EFBB-E0EC-4769-8641-C8BE17820ECD}" srcOrd="0" destOrd="0" presId="urn:microsoft.com/office/officeart/2005/8/layout/process3"/>
    <dgm:cxn modelId="{C4E260BD-04DB-4244-9064-460D8646164D}" type="presParOf" srcId="{EE5418C3-1B0C-4874-8153-0B54AE5672E0}" destId="{0675CAF2-54C0-4ED6-91C6-5274ACD2C838}" srcOrd="2" destOrd="0" presId="urn:microsoft.com/office/officeart/2005/8/layout/process3"/>
    <dgm:cxn modelId="{8E5BFFEB-06C9-4D1D-9B66-68E8411CBCE5}" type="presParOf" srcId="{0675CAF2-54C0-4ED6-91C6-5274ACD2C838}" destId="{17CB867D-96FA-4828-A5CB-2E7578F61858}" srcOrd="0" destOrd="0" presId="urn:microsoft.com/office/officeart/2005/8/layout/process3"/>
    <dgm:cxn modelId="{CEA10C8F-9761-4950-81C3-FF571322AAE8}" type="presParOf" srcId="{0675CAF2-54C0-4ED6-91C6-5274ACD2C838}" destId="{1B4ECB04-3B7D-4581-AAE1-66603A427689}" srcOrd="1" destOrd="0" presId="urn:microsoft.com/office/officeart/2005/8/layout/process3"/>
    <dgm:cxn modelId="{0C680280-E4F7-408E-BEB4-4AACE359037A}" type="presParOf" srcId="{0675CAF2-54C0-4ED6-91C6-5274ACD2C838}" destId="{EF2F628D-E1C5-49E1-ABF4-F1295AB2C92F}" srcOrd="2" destOrd="0" presId="urn:microsoft.com/office/officeart/2005/8/layout/process3"/>
    <dgm:cxn modelId="{EC953A7C-7145-4137-B510-AD078CD7C794}" type="presParOf" srcId="{EE5418C3-1B0C-4874-8153-0B54AE5672E0}" destId="{5E500A8F-AFED-4FE1-81E0-941EF392AA32}" srcOrd="3" destOrd="0" presId="urn:microsoft.com/office/officeart/2005/8/layout/process3"/>
    <dgm:cxn modelId="{4EC8BDF2-1557-40CA-BF40-15CAC3871A09}" type="presParOf" srcId="{5E500A8F-AFED-4FE1-81E0-941EF392AA32}" destId="{26509B69-6AE4-4EA1-8BF5-1481564A83E2}" srcOrd="0" destOrd="0" presId="urn:microsoft.com/office/officeart/2005/8/layout/process3"/>
    <dgm:cxn modelId="{39E8EF01-7381-4061-AE7A-DDEEAF6C290B}" type="presParOf" srcId="{EE5418C3-1B0C-4874-8153-0B54AE5672E0}" destId="{9411AF18-6AA6-4283-8109-CFA403D039F2}" srcOrd="4" destOrd="0" presId="urn:microsoft.com/office/officeart/2005/8/layout/process3"/>
    <dgm:cxn modelId="{771C4355-263D-4819-BB4C-193102380A67}" type="presParOf" srcId="{9411AF18-6AA6-4283-8109-CFA403D039F2}" destId="{CD046C9E-B9E2-46EC-B2AF-46CB19810ACA}" srcOrd="0" destOrd="0" presId="urn:microsoft.com/office/officeart/2005/8/layout/process3"/>
    <dgm:cxn modelId="{2AF8A059-0AB1-42CC-BC61-24CB45C58AEE}" type="presParOf" srcId="{9411AF18-6AA6-4283-8109-CFA403D039F2}" destId="{D2486E5F-2579-4225-AF67-8CD85F79F095}" srcOrd="1" destOrd="0" presId="urn:microsoft.com/office/officeart/2005/8/layout/process3"/>
    <dgm:cxn modelId="{5EF48527-43CF-4D42-AAEB-4C714849F375}" type="presParOf" srcId="{9411AF18-6AA6-4283-8109-CFA403D039F2}" destId="{56EAB70A-9CDA-4823-B152-A78AB11A8FF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DEC1F7C-E50A-4374-A56D-253EC766C69F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</dgm:pt>
    <dgm:pt modelId="{EC79C6A3-92A1-4169-BA88-840FBE11519E}">
      <dgm:prSet phldrT="[Text]"/>
      <dgm:spPr/>
      <dgm:t>
        <a:bodyPr/>
        <a:lstStyle/>
        <a:p>
          <a:r>
            <a:rPr lang="en-US"/>
            <a:t>Match the ENI </a:t>
          </a:r>
        </a:p>
      </dgm:t>
    </dgm:pt>
    <dgm:pt modelId="{81D65785-E63A-405C-9F4E-CEF37B28E75C}" type="parTrans" cxnId="{BCAAFC59-E047-4B07-9E2C-E7039AB9592A}">
      <dgm:prSet/>
      <dgm:spPr/>
      <dgm:t>
        <a:bodyPr/>
        <a:lstStyle/>
        <a:p>
          <a:endParaRPr lang="en-US"/>
        </a:p>
      </dgm:t>
    </dgm:pt>
    <dgm:pt modelId="{ABE9BF10-E904-40E5-9D47-C1132BAC88BA}" type="sibTrans" cxnId="{BCAAFC59-E047-4B07-9E2C-E7039AB9592A}">
      <dgm:prSet/>
      <dgm:spPr/>
      <dgm:t>
        <a:bodyPr/>
        <a:lstStyle/>
        <a:p>
          <a:endParaRPr lang="en-US"/>
        </a:p>
      </dgm:t>
    </dgm:pt>
    <dgm:pt modelId="{38276E54-84E1-4DAA-8389-AE44D9A8005D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AFCA58FC-6E5C-4A16-9331-12B7518B0BC8}" type="parTrans" cxnId="{FCB694F0-9290-4B3C-AD0C-CE9562C8B2EA}">
      <dgm:prSet/>
      <dgm:spPr/>
      <dgm:t>
        <a:bodyPr/>
        <a:lstStyle/>
        <a:p>
          <a:endParaRPr lang="en-US"/>
        </a:p>
      </dgm:t>
    </dgm:pt>
    <dgm:pt modelId="{B9EABA9F-EF75-4D48-BAB7-9AC4290297CD}" type="sibTrans" cxnId="{FCB694F0-9290-4B3C-AD0C-CE9562C8B2EA}">
      <dgm:prSet/>
      <dgm:spPr/>
      <dgm:t>
        <a:bodyPr/>
        <a:lstStyle/>
        <a:p>
          <a:endParaRPr lang="en-US"/>
        </a:p>
      </dgm:t>
    </dgm:pt>
    <dgm:pt modelId="{27D83F49-A81A-4988-87E7-AE5EA21F9579}">
      <dgm:prSet phldrT="[Text]"/>
      <dgm:spPr/>
      <dgm:t>
        <a:bodyPr/>
        <a:lstStyle/>
        <a:p>
          <a:r>
            <a:rPr lang="en-US"/>
            <a:t>ACL1</a:t>
          </a:r>
        </a:p>
      </dgm:t>
    </dgm:pt>
    <dgm:pt modelId="{673CD7C9-BF3F-4EEB-A14C-BF528DB73861}" type="parTrans" cxnId="{06A826E4-A47E-4CD1-9FA1-FC0B713389E1}">
      <dgm:prSet/>
      <dgm:spPr/>
      <dgm:t>
        <a:bodyPr/>
        <a:lstStyle/>
        <a:p>
          <a:endParaRPr lang="en-US"/>
        </a:p>
      </dgm:t>
    </dgm:pt>
    <dgm:pt modelId="{1AA2952C-C5C8-4BCC-BBC5-1A1E5E11AA1A}" type="sibTrans" cxnId="{06A826E4-A47E-4CD1-9FA1-FC0B713389E1}">
      <dgm:prSet/>
      <dgm:spPr/>
      <dgm:t>
        <a:bodyPr/>
        <a:lstStyle/>
        <a:p>
          <a:endParaRPr lang="en-US"/>
        </a:p>
      </dgm:t>
    </dgm:pt>
    <dgm:pt modelId="{B09D69AA-90C1-4AB3-9706-CD2122D464A2}">
      <dgm:prSet phldrT="[Text]"/>
      <dgm:spPr/>
      <dgm:t>
        <a:bodyPr/>
        <a:lstStyle/>
        <a:p>
          <a:r>
            <a:rPr lang="en-US"/>
            <a:t>ENI match based on destination mac == ENI Mac.</a:t>
          </a:r>
        </a:p>
      </dgm:t>
    </dgm:pt>
    <dgm:pt modelId="{F1434D57-C274-4524-9A44-449D1A7325ED}" type="parTrans" cxnId="{216F028B-1BD4-4D95-B3C8-60A258227F28}">
      <dgm:prSet/>
      <dgm:spPr/>
      <dgm:t>
        <a:bodyPr/>
        <a:lstStyle/>
        <a:p>
          <a:endParaRPr lang="en-US"/>
        </a:p>
      </dgm:t>
    </dgm:pt>
    <dgm:pt modelId="{3EF3B83A-BADC-491A-B693-ADDB12A9FB7A}" type="sibTrans" cxnId="{216F028B-1BD4-4D95-B3C8-60A258227F28}">
      <dgm:prSet/>
      <dgm:spPr/>
      <dgm:t>
        <a:bodyPr/>
        <a:lstStyle/>
        <a:p>
          <a:endParaRPr lang="en-US"/>
        </a:p>
      </dgm:t>
    </dgm:pt>
    <dgm:pt modelId="{C1B15B2B-D0DA-4CBA-8E39-C5168DF1A2C3}">
      <dgm:prSet phldrT="[Text]"/>
      <dgm:spPr/>
      <dgm:t>
        <a:bodyPr/>
        <a:lstStyle/>
        <a:p>
          <a:r>
            <a:rPr lang="en-US"/>
            <a:t>Decap only if outer PA matches with mapping table else drop and terminate the pipeline.</a:t>
          </a:r>
        </a:p>
      </dgm:t>
    </dgm:pt>
    <dgm:pt modelId="{72E0B51B-F075-48CF-89C0-C30F1DB5A450}" type="parTrans" cxnId="{7C69931F-D6D3-4F32-814D-8275CC6C2278}">
      <dgm:prSet/>
      <dgm:spPr/>
      <dgm:t>
        <a:bodyPr/>
        <a:lstStyle/>
        <a:p>
          <a:endParaRPr lang="en-US"/>
        </a:p>
      </dgm:t>
    </dgm:pt>
    <dgm:pt modelId="{B04A4B48-A252-4D25-B54F-DFFB059A8722}" type="sibTrans" cxnId="{7C69931F-D6D3-4F32-814D-8275CC6C2278}">
      <dgm:prSet/>
      <dgm:spPr/>
      <dgm:t>
        <a:bodyPr/>
        <a:lstStyle/>
        <a:p>
          <a:endParaRPr lang="en-US"/>
        </a:p>
      </dgm:t>
    </dgm:pt>
    <dgm:pt modelId="{12C3855B-8D30-49F1-AB39-F8AB31319799}">
      <dgm:prSet phldrT="[Text]"/>
      <dgm:spPr/>
      <dgm:t>
        <a:bodyPr/>
        <a:lstStyle/>
        <a:p>
          <a:r>
            <a:rPr lang="en-US"/>
            <a:t>ACL2</a:t>
          </a:r>
        </a:p>
      </dgm:t>
    </dgm:pt>
    <dgm:pt modelId="{1BB06EA3-4645-4824-BD38-CD10E5B72F96}" type="parTrans" cxnId="{F965C4A7-E905-42B4-A904-25757FFAE55D}">
      <dgm:prSet/>
      <dgm:spPr/>
      <dgm:t>
        <a:bodyPr/>
        <a:lstStyle/>
        <a:p>
          <a:endParaRPr lang="en-US"/>
        </a:p>
      </dgm:t>
    </dgm:pt>
    <dgm:pt modelId="{61C50104-D497-4805-8D98-443B0E81DC51}" type="sibTrans" cxnId="{F965C4A7-E905-42B4-A904-25757FFAE55D}">
      <dgm:prSet/>
      <dgm:spPr/>
      <dgm:t>
        <a:bodyPr/>
        <a:lstStyle/>
        <a:p>
          <a:endParaRPr lang="en-US"/>
        </a:p>
      </dgm:t>
    </dgm:pt>
    <dgm:pt modelId="{226053C1-26BD-49B1-8C90-77C20AEC8F94}">
      <dgm:prSet phldrT="[Text]"/>
      <dgm:spPr/>
      <dgm:t>
        <a:bodyPr/>
        <a:lstStyle/>
        <a:p>
          <a:r>
            <a:rPr lang="en-US"/>
            <a:t>ACL3</a:t>
          </a:r>
        </a:p>
      </dgm:t>
    </dgm:pt>
    <dgm:pt modelId="{3FAAC93D-95D7-4EF0-9914-3A554392E192}" type="parTrans" cxnId="{F02A94C9-9D78-4C0E-BF07-71E918E8BA02}">
      <dgm:prSet/>
      <dgm:spPr/>
      <dgm:t>
        <a:bodyPr/>
        <a:lstStyle/>
        <a:p>
          <a:endParaRPr lang="en-US"/>
        </a:p>
      </dgm:t>
    </dgm:pt>
    <dgm:pt modelId="{64DB0873-3026-495B-88E5-737647888F03}" type="sibTrans" cxnId="{F02A94C9-9D78-4C0E-BF07-71E918E8BA02}">
      <dgm:prSet/>
      <dgm:spPr/>
      <dgm:t>
        <a:bodyPr/>
        <a:lstStyle/>
        <a:p>
          <a:endParaRPr lang="en-US"/>
        </a:p>
      </dgm:t>
    </dgm:pt>
    <dgm:pt modelId="{FD000544-0021-4726-AB2B-A482DD680297}">
      <dgm:prSet phldrT="[Text]"/>
      <dgm:spPr/>
      <dgm:t>
        <a:bodyPr/>
        <a:lstStyle/>
        <a:p>
          <a:r>
            <a:rPr lang="en-US"/>
            <a:t>Tranpose Action </a:t>
          </a:r>
        </a:p>
      </dgm:t>
    </dgm:pt>
    <dgm:pt modelId="{9144C0B5-29E7-4871-BB23-25A26F953E01}" type="parTrans" cxnId="{7ED63DD0-84B9-431B-9D84-261021C9F663}">
      <dgm:prSet/>
      <dgm:spPr/>
      <dgm:t>
        <a:bodyPr/>
        <a:lstStyle/>
        <a:p>
          <a:endParaRPr lang="en-US"/>
        </a:p>
      </dgm:t>
    </dgm:pt>
    <dgm:pt modelId="{3A90C644-E287-4C1B-8683-94B50A9890F5}" type="sibTrans" cxnId="{7ED63DD0-84B9-431B-9D84-261021C9F663}">
      <dgm:prSet/>
      <dgm:spPr/>
      <dgm:t>
        <a:bodyPr/>
        <a:lstStyle/>
        <a:p>
          <a:endParaRPr lang="en-US"/>
        </a:p>
      </dgm:t>
    </dgm:pt>
    <dgm:pt modelId="{6DB41119-114D-4C00-96A0-77F9701CEAEC}">
      <dgm:prSet phldrT="[Text]"/>
      <dgm:spPr/>
      <dgm:t>
        <a:bodyPr/>
        <a:lstStyle/>
        <a:p>
          <a:r>
            <a:rPr lang="en-US"/>
            <a:t>Inbound rule  processing</a:t>
          </a:r>
        </a:p>
      </dgm:t>
    </dgm:pt>
    <dgm:pt modelId="{BB4D8A61-5516-417A-B260-68E1A1D25740}" type="parTrans" cxnId="{6C004454-A932-49B4-A4CC-64876C41BF26}">
      <dgm:prSet/>
      <dgm:spPr/>
      <dgm:t>
        <a:bodyPr/>
        <a:lstStyle/>
        <a:p>
          <a:endParaRPr lang="en-US"/>
        </a:p>
      </dgm:t>
    </dgm:pt>
    <dgm:pt modelId="{9E7A8982-BA96-4088-A8A2-FEBDD0CD366B}" type="sibTrans" cxnId="{6C004454-A932-49B4-A4CC-64876C41BF26}">
      <dgm:prSet/>
      <dgm:spPr/>
      <dgm:t>
        <a:bodyPr/>
        <a:lstStyle/>
        <a:p>
          <a:endParaRPr lang="en-US"/>
        </a:p>
      </dgm:t>
    </dgm:pt>
    <dgm:pt modelId="{642A024A-CED1-4721-8EDD-34B7E16D15DD}">
      <dgm:prSet phldrT="[Text]"/>
      <dgm:spPr/>
      <dgm:t>
        <a:bodyPr/>
        <a:lstStyle/>
        <a:p>
          <a:r>
            <a:rPr lang="en-US"/>
            <a:t>Encap Again and send to the ENI destination.</a:t>
          </a:r>
        </a:p>
      </dgm:t>
    </dgm:pt>
    <dgm:pt modelId="{94E8C793-42D6-47E3-A4D9-0042FF174FEB}" type="parTrans" cxnId="{04328F33-3804-4296-AAEB-C97EDA16EA71}">
      <dgm:prSet/>
      <dgm:spPr/>
      <dgm:t>
        <a:bodyPr/>
        <a:lstStyle/>
        <a:p>
          <a:endParaRPr lang="en-US"/>
        </a:p>
      </dgm:t>
    </dgm:pt>
    <dgm:pt modelId="{571B392C-3AB4-4126-8F12-48EB8B05A3B7}" type="sibTrans" cxnId="{04328F33-3804-4296-AAEB-C97EDA16EA71}">
      <dgm:prSet/>
      <dgm:spPr/>
      <dgm:t>
        <a:bodyPr/>
        <a:lstStyle/>
        <a:p>
          <a:endParaRPr lang="en-US"/>
        </a:p>
      </dgm:t>
    </dgm:pt>
    <dgm:pt modelId="{3F65E09A-5E40-47F5-8AD9-FE5207873AC7}">
      <dgm:prSet phldrT="[Text]"/>
      <dgm:spPr/>
      <dgm:t>
        <a:bodyPr/>
        <a:lstStyle/>
        <a:p>
          <a:r>
            <a:rPr lang="en-US"/>
            <a:t>Transpose some bits if needed.</a:t>
          </a:r>
        </a:p>
      </dgm:t>
    </dgm:pt>
    <dgm:pt modelId="{15A94FC2-A985-48C0-AE77-9E00E2C86D79}" type="parTrans" cxnId="{4320CF72-9FCF-4C9F-A73D-58CB26EF7DA2}">
      <dgm:prSet/>
      <dgm:spPr/>
      <dgm:t>
        <a:bodyPr/>
        <a:lstStyle/>
        <a:p>
          <a:endParaRPr lang="en-US"/>
        </a:p>
      </dgm:t>
    </dgm:pt>
    <dgm:pt modelId="{0A5C0DB9-6214-4206-BCDC-CB3F608F7DF1}" type="sibTrans" cxnId="{4320CF72-9FCF-4C9F-A73D-58CB26EF7DA2}">
      <dgm:prSet/>
      <dgm:spPr/>
      <dgm:t>
        <a:bodyPr/>
        <a:lstStyle/>
        <a:p>
          <a:endParaRPr lang="en-US"/>
        </a:p>
      </dgm:t>
    </dgm:pt>
    <dgm:pt modelId="{F2CD4118-7850-409F-B93D-E780B26167D7}">
      <dgm:prSet phldrT="[Text]"/>
      <dgm:spPr/>
      <dgm:t>
        <a:bodyPr/>
        <a:lstStyle/>
        <a:p>
          <a:r>
            <a:rPr lang="en-US"/>
            <a:t>Port NAT in CA space if needed.</a:t>
          </a:r>
        </a:p>
      </dgm:t>
    </dgm:pt>
    <dgm:pt modelId="{3E534FDE-217F-4B9A-ADE5-7C6AEAE2EE37}" type="parTrans" cxnId="{346A837F-CDC8-4515-A739-86B058E0C7E0}">
      <dgm:prSet/>
      <dgm:spPr/>
      <dgm:t>
        <a:bodyPr/>
        <a:lstStyle/>
        <a:p>
          <a:endParaRPr lang="en-US"/>
        </a:p>
      </dgm:t>
    </dgm:pt>
    <dgm:pt modelId="{BFFD7F92-994D-479A-AD2B-256C5B267678}" type="sibTrans" cxnId="{346A837F-CDC8-4515-A739-86B058E0C7E0}">
      <dgm:prSet/>
      <dgm:spPr/>
      <dgm:t>
        <a:bodyPr/>
        <a:lstStyle/>
        <a:p>
          <a:endParaRPr lang="en-US"/>
        </a:p>
      </dgm:t>
    </dgm:pt>
    <dgm:pt modelId="{08C1571A-771D-4453-AE7A-B3634CDFCCBE}">
      <dgm:prSet phldrT="[Text]"/>
      <dgm:spPr/>
      <dgm:t>
        <a:bodyPr/>
        <a:lstStyle/>
        <a:p>
          <a:endParaRPr lang="en-US"/>
        </a:p>
      </dgm:t>
    </dgm:pt>
    <dgm:pt modelId="{4EB52F95-F0C0-4F9B-847B-F55CBC6FBC8B}" type="parTrans" cxnId="{1420369E-9767-4849-AB33-1A1461C2519F}">
      <dgm:prSet/>
      <dgm:spPr/>
      <dgm:t>
        <a:bodyPr/>
        <a:lstStyle/>
        <a:p>
          <a:endParaRPr lang="en-US"/>
        </a:p>
      </dgm:t>
    </dgm:pt>
    <dgm:pt modelId="{444C1E0A-F70E-4220-BB23-7600F69BBAFF}" type="sibTrans" cxnId="{1420369E-9767-4849-AB33-1A1461C2519F}">
      <dgm:prSet/>
      <dgm:spPr/>
      <dgm:t>
        <a:bodyPr/>
        <a:lstStyle/>
        <a:p>
          <a:endParaRPr lang="en-US"/>
        </a:p>
      </dgm:t>
    </dgm:pt>
    <dgm:pt modelId="{A62569BE-8505-4FC1-B63D-9A49EA93862D}">
      <dgm:prSet phldrT="[Text]"/>
      <dgm:spPr/>
      <dgm:t>
        <a:bodyPr/>
        <a:lstStyle/>
        <a:p>
          <a:r>
            <a:rPr lang="en-US"/>
            <a:t>Create the flow</a:t>
          </a:r>
        </a:p>
      </dgm:t>
    </dgm:pt>
    <dgm:pt modelId="{511A11BF-68A7-4723-AE12-65ED840226E3}" type="parTrans" cxnId="{A6F72DF4-3379-47F0-B15E-49D33114F1C9}">
      <dgm:prSet/>
      <dgm:spPr/>
      <dgm:t>
        <a:bodyPr/>
        <a:lstStyle/>
        <a:p>
          <a:endParaRPr lang="en-US"/>
        </a:p>
      </dgm:t>
    </dgm:pt>
    <dgm:pt modelId="{85B4927A-EA2F-47A9-968C-91428599099D}" type="sibTrans" cxnId="{A6F72DF4-3379-47F0-B15E-49D33114F1C9}">
      <dgm:prSet/>
      <dgm:spPr/>
      <dgm:t>
        <a:bodyPr/>
        <a:lstStyle/>
        <a:p>
          <a:endParaRPr lang="en-US"/>
        </a:p>
      </dgm:t>
    </dgm:pt>
    <dgm:pt modelId="{9AB5ADBD-FC2D-4B62-BC17-E7D97883121E}">
      <dgm:prSet phldrT="[Text]"/>
      <dgm:spPr/>
      <dgm:t>
        <a:bodyPr/>
        <a:lstStyle/>
        <a:p>
          <a:r>
            <a:rPr lang="en-US"/>
            <a:t>Start tracking per flow counters for metering</a:t>
          </a:r>
        </a:p>
      </dgm:t>
    </dgm:pt>
    <dgm:pt modelId="{FE58BF67-137B-45B4-BB7D-459A0FA6B0EA}" type="parTrans" cxnId="{CFEBE73B-06D2-4C43-ADC5-25772C7A6CF4}">
      <dgm:prSet/>
      <dgm:spPr/>
      <dgm:t>
        <a:bodyPr/>
        <a:lstStyle/>
        <a:p>
          <a:endParaRPr lang="en-US"/>
        </a:p>
      </dgm:t>
    </dgm:pt>
    <dgm:pt modelId="{4B6FBBB0-7EAA-4192-9086-12A9798B4173}" type="sibTrans" cxnId="{CFEBE73B-06D2-4C43-ADC5-25772C7A6CF4}">
      <dgm:prSet/>
      <dgm:spPr/>
      <dgm:t>
        <a:bodyPr/>
        <a:lstStyle/>
        <a:p>
          <a:endParaRPr lang="en-US"/>
        </a:p>
      </dgm:t>
    </dgm:pt>
    <dgm:pt modelId="{24698B17-4E9F-4971-933C-B547DF1E2649}">
      <dgm:prSet phldrT="[Text]"/>
      <dgm:spPr/>
      <dgm:t>
        <a:bodyPr/>
        <a:lstStyle/>
        <a:p>
          <a:r>
            <a:rPr lang="en-US"/>
            <a:t>Lookup Flow table (Match not found)</a:t>
          </a:r>
        </a:p>
      </dgm:t>
    </dgm:pt>
    <dgm:pt modelId="{22BF157B-72CE-4FF0-8794-D2EBD2EA027E}" type="parTrans" cxnId="{599FD12E-301C-458A-A304-8DA079FC91E0}">
      <dgm:prSet/>
      <dgm:spPr/>
      <dgm:t>
        <a:bodyPr/>
        <a:lstStyle/>
        <a:p>
          <a:endParaRPr lang="en-US"/>
        </a:p>
      </dgm:t>
    </dgm:pt>
    <dgm:pt modelId="{27995A0D-C84B-4AA5-8045-E284F9966654}" type="sibTrans" cxnId="{599FD12E-301C-458A-A304-8DA079FC91E0}">
      <dgm:prSet/>
      <dgm:spPr/>
      <dgm:t>
        <a:bodyPr/>
        <a:lstStyle/>
        <a:p>
          <a:endParaRPr lang="en-US"/>
        </a:p>
      </dgm:t>
    </dgm:pt>
    <dgm:pt modelId="{EE5418C3-1B0C-4874-8153-0B54AE5672E0}" type="pres">
      <dgm:prSet presAssocID="{BDEC1F7C-E50A-4374-A56D-253EC766C69F}" presName="linearFlow" presStyleCnt="0">
        <dgm:presLayoutVars>
          <dgm:dir/>
          <dgm:animLvl val="lvl"/>
          <dgm:resizeHandles val="exact"/>
        </dgm:presLayoutVars>
      </dgm:prSet>
      <dgm:spPr/>
    </dgm:pt>
    <dgm:pt modelId="{EFDCCE89-A2A3-4F9F-AEF0-D0E16356F51E}" type="pres">
      <dgm:prSet presAssocID="{EC79C6A3-92A1-4169-BA88-840FBE11519E}" presName="composite" presStyleCnt="0"/>
      <dgm:spPr/>
    </dgm:pt>
    <dgm:pt modelId="{27E57436-BBF3-42AB-9080-B1EC93FCEB06}" type="pres">
      <dgm:prSet presAssocID="{EC79C6A3-92A1-4169-BA88-840FBE11519E}" presName="parTx" presStyleLbl="node1" presStyleIdx="0" presStyleCnt="9">
        <dgm:presLayoutVars>
          <dgm:chMax val="0"/>
          <dgm:chPref val="0"/>
          <dgm:bulletEnabled val="1"/>
        </dgm:presLayoutVars>
      </dgm:prSet>
      <dgm:spPr/>
    </dgm:pt>
    <dgm:pt modelId="{415C57C9-B346-414F-A229-CD7092DD0B62}" type="pres">
      <dgm:prSet presAssocID="{EC79C6A3-92A1-4169-BA88-840FBE11519E}" presName="parSh" presStyleLbl="node1" presStyleIdx="0" presStyleCnt="9"/>
      <dgm:spPr/>
    </dgm:pt>
    <dgm:pt modelId="{5D9723AB-1F26-438E-AA5D-49DA8232F2C6}" type="pres">
      <dgm:prSet presAssocID="{EC79C6A3-92A1-4169-BA88-840FBE11519E}" presName="desTx" presStyleLbl="fgAcc1" presStyleIdx="0" presStyleCnt="9">
        <dgm:presLayoutVars>
          <dgm:bulletEnabled val="1"/>
        </dgm:presLayoutVars>
      </dgm:prSet>
      <dgm:spPr/>
    </dgm:pt>
    <dgm:pt modelId="{317B6186-1938-492A-B1B1-CAA02F3BC14E}" type="pres">
      <dgm:prSet presAssocID="{ABE9BF10-E904-40E5-9D47-C1132BAC88BA}" presName="sibTrans" presStyleLbl="sibTrans2D1" presStyleIdx="0" presStyleCnt="8"/>
      <dgm:spPr/>
    </dgm:pt>
    <dgm:pt modelId="{9775EFBB-E0EC-4769-8641-C8BE17820ECD}" type="pres">
      <dgm:prSet presAssocID="{ABE9BF10-E904-40E5-9D47-C1132BAC88BA}" presName="connTx" presStyleLbl="sibTrans2D1" presStyleIdx="0" presStyleCnt="8"/>
      <dgm:spPr/>
    </dgm:pt>
    <dgm:pt modelId="{0675CAF2-54C0-4ED6-91C6-5274ACD2C838}" type="pres">
      <dgm:prSet presAssocID="{38276E54-84E1-4DAA-8389-AE44D9A8005D}" presName="composite" presStyleCnt="0"/>
      <dgm:spPr/>
    </dgm:pt>
    <dgm:pt modelId="{17CB867D-96FA-4828-A5CB-2E7578F61858}" type="pres">
      <dgm:prSet presAssocID="{38276E54-84E1-4DAA-8389-AE44D9A8005D}" presName="parTx" presStyleLbl="node1" presStyleIdx="0" presStyleCnt="9">
        <dgm:presLayoutVars>
          <dgm:chMax val="0"/>
          <dgm:chPref val="0"/>
          <dgm:bulletEnabled val="1"/>
        </dgm:presLayoutVars>
      </dgm:prSet>
      <dgm:spPr/>
    </dgm:pt>
    <dgm:pt modelId="{1B4ECB04-3B7D-4581-AAE1-66603A427689}" type="pres">
      <dgm:prSet presAssocID="{38276E54-84E1-4DAA-8389-AE44D9A8005D}" presName="parSh" presStyleLbl="node1" presStyleIdx="1" presStyleCnt="9"/>
      <dgm:spPr/>
    </dgm:pt>
    <dgm:pt modelId="{EF2F628D-E1C5-49E1-ABF4-F1295AB2C92F}" type="pres">
      <dgm:prSet presAssocID="{38276E54-84E1-4DAA-8389-AE44D9A8005D}" presName="desTx" presStyleLbl="fgAcc1" presStyleIdx="1" presStyleCnt="9">
        <dgm:presLayoutVars>
          <dgm:bulletEnabled val="1"/>
        </dgm:presLayoutVars>
      </dgm:prSet>
      <dgm:spPr/>
    </dgm:pt>
    <dgm:pt modelId="{96085458-B027-40F1-829B-28AEB06B8930}" type="pres">
      <dgm:prSet presAssocID="{B9EABA9F-EF75-4D48-BAB7-9AC4290297CD}" presName="sibTrans" presStyleLbl="sibTrans2D1" presStyleIdx="1" presStyleCnt="8"/>
      <dgm:spPr/>
    </dgm:pt>
    <dgm:pt modelId="{3999B579-D531-4C69-B236-0C38B5F8C0AF}" type="pres">
      <dgm:prSet presAssocID="{B9EABA9F-EF75-4D48-BAB7-9AC4290297CD}" presName="connTx" presStyleLbl="sibTrans2D1" presStyleIdx="1" presStyleCnt="8"/>
      <dgm:spPr/>
    </dgm:pt>
    <dgm:pt modelId="{49EC702E-3956-4413-A842-90BACE3FF580}" type="pres">
      <dgm:prSet presAssocID="{24698B17-4E9F-4971-933C-B547DF1E2649}" presName="composite" presStyleCnt="0"/>
      <dgm:spPr/>
    </dgm:pt>
    <dgm:pt modelId="{371EDC16-3BC7-453B-BF8C-FE300B560121}" type="pres">
      <dgm:prSet presAssocID="{24698B17-4E9F-4971-933C-B547DF1E2649}" presName="parTx" presStyleLbl="node1" presStyleIdx="1" presStyleCnt="9">
        <dgm:presLayoutVars>
          <dgm:chMax val="0"/>
          <dgm:chPref val="0"/>
          <dgm:bulletEnabled val="1"/>
        </dgm:presLayoutVars>
      </dgm:prSet>
      <dgm:spPr/>
    </dgm:pt>
    <dgm:pt modelId="{06A7F541-5E90-484B-9A27-F4ABD6F268E9}" type="pres">
      <dgm:prSet presAssocID="{24698B17-4E9F-4971-933C-B547DF1E2649}" presName="parSh" presStyleLbl="node1" presStyleIdx="2" presStyleCnt="9"/>
      <dgm:spPr/>
    </dgm:pt>
    <dgm:pt modelId="{1C4987CC-6AD1-4755-8A7C-48E38E0E9DDA}" type="pres">
      <dgm:prSet presAssocID="{24698B17-4E9F-4971-933C-B547DF1E2649}" presName="desTx" presStyleLbl="fgAcc1" presStyleIdx="2" presStyleCnt="9">
        <dgm:presLayoutVars>
          <dgm:bulletEnabled val="1"/>
        </dgm:presLayoutVars>
      </dgm:prSet>
      <dgm:spPr/>
    </dgm:pt>
    <dgm:pt modelId="{CDA1DF9C-5611-471E-915D-A027CC2F9D3E}" type="pres">
      <dgm:prSet presAssocID="{27995A0D-C84B-4AA5-8045-E284F9966654}" presName="sibTrans" presStyleLbl="sibTrans2D1" presStyleIdx="2" presStyleCnt="8"/>
      <dgm:spPr/>
    </dgm:pt>
    <dgm:pt modelId="{6DA05C5C-BFC6-4FDE-A9A7-4F7273611655}" type="pres">
      <dgm:prSet presAssocID="{27995A0D-C84B-4AA5-8045-E284F9966654}" presName="connTx" presStyleLbl="sibTrans2D1" presStyleIdx="2" presStyleCnt="8"/>
      <dgm:spPr/>
    </dgm:pt>
    <dgm:pt modelId="{9FDC603D-2BD4-4D27-91C4-1865766371B7}" type="pres">
      <dgm:prSet presAssocID="{27D83F49-A81A-4988-87E7-AE5EA21F9579}" presName="composite" presStyleCnt="0"/>
      <dgm:spPr/>
    </dgm:pt>
    <dgm:pt modelId="{D584497C-78BE-4D94-A86A-05F39A076D6D}" type="pres">
      <dgm:prSet presAssocID="{27D83F49-A81A-4988-87E7-AE5EA21F9579}" presName="parTx" presStyleLbl="node1" presStyleIdx="2" presStyleCnt="9">
        <dgm:presLayoutVars>
          <dgm:chMax val="0"/>
          <dgm:chPref val="0"/>
          <dgm:bulletEnabled val="1"/>
        </dgm:presLayoutVars>
      </dgm:prSet>
      <dgm:spPr/>
    </dgm:pt>
    <dgm:pt modelId="{A91940A7-331B-403D-9888-1E08D2978AB9}" type="pres">
      <dgm:prSet presAssocID="{27D83F49-A81A-4988-87E7-AE5EA21F9579}" presName="parSh" presStyleLbl="node1" presStyleIdx="3" presStyleCnt="9"/>
      <dgm:spPr/>
    </dgm:pt>
    <dgm:pt modelId="{1776C1B8-B9FD-4A2C-A4DA-AA090EC1B988}" type="pres">
      <dgm:prSet presAssocID="{27D83F49-A81A-4988-87E7-AE5EA21F9579}" presName="desTx" presStyleLbl="fgAcc1" presStyleIdx="3" presStyleCnt="9">
        <dgm:presLayoutVars>
          <dgm:bulletEnabled val="1"/>
        </dgm:presLayoutVars>
      </dgm:prSet>
      <dgm:spPr/>
    </dgm:pt>
    <dgm:pt modelId="{BB2D9887-772A-4ECE-AF18-266EAA205592}" type="pres">
      <dgm:prSet presAssocID="{1AA2952C-C5C8-4BCC-BBC5-1A1E5E11AA1A}" presName="sibTrans" presStyleLbl="sibTrans2D1" presStyleIdx="3" presStyleCnt="8"/>
      <dgm:spPr/>
    </dgm:pt>
    <dgm:pt modelId="{AC901ED6-91D1-4A93-A7CA-8F2EC22C7E64}" type="pres">
      <dgm:prSet presAssocID="{1AA2952C-C5C8-4BCC-BBC5-1A1E5E11AA1A}" presName="connTx" presStyleLbl="sibTrans2D1" presStyleIdx="3" presStyleCnt="8"/>
      <dgm:spPr/>
    </dgm:pt>
    <dgm:pt modelId="{75526DAD-D8A5-44BF-AAF0-F0842A1691FA}" type="pres">
      <dgm:prSet presAssocID="{12C3855B-8D30-49F1-AB39-F8AB31319799}" presName="composite" presStyleCnt="0"/>
      <dgm:spPr/>
    </dgm:pt>
    <dgm:pt modelId="{E8DBE4BB-B756-4ACB-8271-B3161D6F0916}" type="pres">
      <dgm:prSet presAssocID="{12C3855B-8D30-49F1-AB39-F8AB31319799}" presName="parTx" presStyleLbl="node1" presStyleIdx="3" presStyleCnt="9">
        <dgm:presLayoutVars>
          <dgm:chMax val="0"/>
          <dgm:chPref val="0"/>
          <dgm:bulletEnabled val="1"/>
        </dgm:presLayoutVars>
      </dgm:prSet>
      <dgm:spPr/>
    </dgm:pt>
    <dgm:pt modelId="{C7C1AE2B-5367-4C0A-B176-76433EDCC46F}" type="pres">
      <dgm:prSet presAssocID="{12C3855B-8D30-49F1-AB39-F8AB31319799}" presName="parSh" presStyleLbl="node1" presStyleIdx="4" presStyleCnt="9"/>
      <dgm:spPr/>
    </dgm:pt>
    <dgm:pt modelId="{BFB1AF9E-A8B0-42DE-84FF-1B7B314387EC}" type="pres">
      <dgm:prSet presAssocID="{12C3855B-8D30-49F1-AB39-F8AB31319799}" presName="desTx" presStyleLbl="fgAcc1" presStyleIdx="4" presStyleCnt="9">
        <dgm:presLayoutVars>
          <dgm:bulletEnabled val="1"/>
        </dgm:presLayoutVars>
      </dgm:prSet>
      <dgm:spPr/>
    </dgm:pt>
    <dgm:pt modelId="{61D7B66F-017D-43DC-AC00-FE8AD4A1690F}" type="pres">
      <dgm:prSet presAssocID="{61C50104-D497-4805-8D98-443B0E81DC51}" presName="sibTrans" presStyleLbl="sibTrans2D1" presStyleIdx="4" presStyleCnt="8"/>
      <dgm:spPr/>
    </dgm:pt>
    <dgm:pt modelId="{266F6C66-9462-4BAB-93FD-1BFDE6D9FEA2}" type="pres">
      <dgm:prSet presAssocID="{61C50104-D497-4805-8D98-443B0E81DC51}" presName="connTx" presStyleLbl="sibTrans2D1" presStyleIdx="4" presStyleCnt="8"/>
      <dgm:spPr/>
    </dgm:pt>
    <dgm:pt modelId="{E3A21FCE-0C20-4C36-B2BA-B26CC3E4214A}" type="pres">
      <dgm:prSet presAssocID="{226053C1-26BD-49B1-8C90-77C20AEC8F94}" presName="composite" presStyleCnt="0"/>
      <dgm:spPr/>
    </dgm:pt>
    <dgm:pt modelId="{885ABCD3-A96B-4B2F-B324-981D146FB7E0}" type="pres">
      <dgm:prSet presAssocID="{226053C1-26BD-49B1-8C90-77C20AEC8F94}" presName="parTx" presStyleLbl="node1" presStyleIdx="4" presStyleCnt="9">
        <dgm:presLayoutVars>
          <dgm:chMax val="0"/>
          <dgm:chPref val="0"/>
          <dgm:bulletEnabled val="1"/>
        </dgm:presLayoutVars>
      </dgm:prSet>
      <dgm:spPr/>
    </dgm:pt>
    <dgm:pt modelId="{FE438749-57B2-428D-9670-02E46EC5FC4B}" type="pres">
      <dgm:prSet presAssocID="{226053C1-26BD-49B1-8C90-77C20AEC8F94}" presName="parSh" presStyleLbl="node1" presStyleIdx="5" presStyleCnt="9"/>
      <dgm:spPr/>
    </dgm:pt>
    <dgm:pt modelId="{BAA7D2DC-A42E-4493-9ACA-A6B0085792D5}" type="pres">
      <dgm:prSet presAssocID="{226053C1-26BD-49B1-8C90-77C20AEC8F94}" presName="desTx" presStyleLbl="fgAcc1" presStyleIdx="5" presStyleCnt="9">
        <dgm:presLayoutVars>
          <dgm:bulletEnabled val="1"/>
        </dgm:presLayoutVars>
      </dgm:prSet>
      <dgm:spPr/>
    </dgm:pt>
    <dgm:pt modelId="{19763D1D-0E27-4806-BFF7-A58B234624B4}" type="pres">
      <dgm:prSet presAssocID="{64DB0873-3026-495B-88E5-737647888F03}" presName="sibTrans" presStyleLbl="sibTrans2D1" presStyleIdx="5" presStyleCnt="8"/>
      <dgm:spPr/>
    </dgm:pt>
    <dgm:pt modelId="{C1FDDDC6-B3F5-4E6B-8AF4-2ED7CBF53EAA}" type="pres">
      <dgm:prSet presAssocID="{64DB0873-3026-495B-88E5-737647888F03}" presName="connTx" presStyleLbl="sibTrans2D1" presStyleIdx="5" presStyleCnt="8"/>
      <dgm:spPr/>
    </dgm:pt>
    <dgm:pt modelId="{D4867EF0-80D4-430F-8974-B6127AEB8F25}" type="pres">
      <dgm:prSet presAssocID="{FD000544-0021-4726-AB2B-A482DD680297}" presName="composite" presStyleCnt="0"/>
      <dgm:spPr/>
    </dgm:pt>
    <dgm:pt modelId="{9463809A-2E12-49A5-97BE-19B83CCCE17B}" type="pres">
      <dgm:prSet presAssocID="{FD000544-0021-4726-AB2B-A482DD680297}" presName="parTx" presStyleLbl="node1" presStyleIdx="5" presStyleCnt="9">
        <dgm:presLayoutVars>
          <dgm:chMax val="0"/>
          <dgm:chPref val="0"/>
          <dgm:bulletEnabled val="1"/>
        </dgm:presLayoutVars>
      </dgm:prSet>
      <dgm:spPr/>
    </dgm:pt>
    <dgm:pt modelId="{C286E912-D68F-439B-98F8-76805AAFE1D0}" type="pres">
      <dgm:prSet presAssocID="{FD000544-0021-4726-AB2B-A482DD680297}" presName="parSh" presStyleLbl="node1" presStyleIdx="6" presStyleCnt="9"/>
      <dgm:spPr/>
    </dgm:pt>
    <dgm:pt modelId="{60496A3D-19F8-48AF-98D0-C038EFE9BA51}" type="pres">
      <dgm:prSet presAssocID="{FD000544-0021-4726-AB2B-A482DD680297}" presName="desTx" presStyleLbl="fgAcc1" presStyleIdx="6" presStyleCnt="9">
        <dgm:presLayoutVars>
          <dgm:bulletEnabled val="1"/>
        </dgm:presLayoutVars>
      </dgm:prSet>
      <dgm:spPr/>
    </dgm:pt>
    <dgm:pt modelId="{DD85D00A-8F6C-431D-8459-F941CC663017}" type="pres">
      <dgm:prSet presAssocID="{3A90C644-E287-4C1B-8683-94B50A9890F5}" presName="sibTrans" presStyleLbl="sibTrans2D1" presStyleIdx="6" presStyleCnt="8"/>
      <dgm:spPr/>
    </dgm:pt>
    <dgm:pt modelId="{62F699F1-B4B2-4F59-AD2C-49FA32D5645D}" type="pres">
      <dgm:prSet presAssocID="{3A90C644-E287-4C1B-8683-94B50A9890F5}" presName="connTx" presStyleLbl="sibTrans2D1" presStyleIdx="6" presStyleCnt="8"/>
      <dgm:spPr/>
    </dgm:pt>
    <dgm:pt modelId="{1914104C-5437-43C6-BA61-10C1BD69968D}" type="pres">
      <dgm:prSet presAssocID="{6DB41119-114D-4C00-96A0-77F9701CEAEC}" presName="composite" presStyleCnt="0"/>
      <dgm:spPr/>
    </dgm:pt>
    <dgm:pt modelId="{64A68B74-C275-45E0-AC2A-3AD1248D501F}" type="pres">
      <dgm:prSet presAssocID="{6DB41119-114D-4C00-96A0-77F9701CEAEC}" presName="parTx" presStyleLbl="node1" presStyleIdx="6" presStyleCnt="9">
        <dgm:presLayoutVars>
          <dgm:chMax val="0"/>
          <dgm:chPref val="0"/>
          <dgm:bulletEnabled val="1"/>
        </dgm:presLayoutVars>
      </dgm:prSet>
      <dgm:spPr/>
    </dgm:pt>
    <dgm:pt modelId="{B9102E2B-C720-43D3-A617-F16E4C5C8D1F}" type="pres">
      <dgm:prSet presAssocID="{6DB41119-114D-4C00-96A0-77F9701CEAEC}" presName="parSh" presStyleLbl="node1" presStyleIdx="7" presStyleCnt="9"/>
      <dgm:spPr/>
    </dgm:pt>
    <dgm:pt modelId="{A85F4107-6AFA-40E6-8B15-359A095A129F}" type="pres">
      <dgm:prSet presAssocID="{6DB41119-114D-4C00-96A0-77F9701CEAEC}" presName="desTx" presStyleLbl="fgAcc1" presStyleIdx="7" presStyleCnt="9">
        <dgm:presLayoutVars>
          <dgm:bulletEnabled val="1"/>
        </dgm:presLayoutVars>
      </dgm:prSet>
      <dgm:spPr/>
    </dgm:pt>
    <dgm:pt modelId="{5AEF80CD-FA41-4285-BB57-94329801286D}" type="pres">
      <dgm:prSet presAssocID="{9E7A8982-BA96-4088-A8A2-FEBDD0CD366B}" presName="sibTrans" presStyleLbl="sibTrans2D1" presStyleIdx="7" presStyleCnt="8"/>
      <dgm:spPr/>
    </dgm:pt>
    <dgm:pt modelId="{90166A7E-6B92-4A1F-8B57-77E030A763AA}" type="pres">
      <dgm:prSet presAssocID="{9E7A8982-BA96-4088-A8A2-FEBDD0CD366B}" presName="connTx" presStyleLbl="sibTrans2D1" presStyleIdx="7" presStyleCnt="8"/>
      <dgm:spPr/>
    </dgm:pt>
    <dgm:pt modelId="{EAE7083B-CDD0-47D3-A161-8D4586E5F399}" type="pres">
      <dgm:prSet presAssocID="{A62569BE-8505-4FC1-B63D-9A49EA93862D}" presName="composite" presStyleCnt="0"/>
      <dgm:spPr/>
    </dgm:pt>
    <dgm:pt modelId="{A6209F26-37F8-4B8F-B955-C62E0F449537}" type="pres">
      <dgm:prSet presAssocID="{A62569BE-8505-4FC1-B63D-9A49EA93862D}" presName="parTx" presStyleLbl="node1" presStyleIdx="7" presStyleCnt="9">
        <dgm:presLayoutVars>
          <dgm:chMax val="0"/>
          <dgm:chPref val="0"/>
          <dgm:bulletEnabled val="1"/>
        </dgm:presLayoutVars>
      </dgm:prSet>
      <dgm:spPr/>
    </dgm:pt>
    <dgm:pt modelId="{7B731CC1-BEFF-426A-AB51-04657D41DC55}" type="pres">
      <dgm:prSet presAssocID="{A62569BE-8505-4FC1-B63D-9A49EA93862D}" presName="parSh" presStyleLbl="node1" presStyleIdx="8" presStyleCnt="9"/>
      <dgm:spPr/>
    </dgm:pt>
    <dgm:pt modelId="{795B10BB-09E6-4669-857F-3495BC58591E}" type="pres">
      <dgm:prSet presAssocID="{A62569BE-8505-4FC1-B63D-9A49EA93862D}" presName="desTx" presStyleLbl="fgAcc1" presStyleIdx="8" presStyleCnt="9">
        <dgm:presLayoutVars>
          <dgm:bulletEnabled val="1"/>
        </dgm:presLayoutVars>
      </dgm:prSet>
      <dgm:spPr/>
    </dgm:pt>
  </dgm:ptLst>
  <dgm:cxnLst>
    <dgm:cxn modelId="{1EB0A70F-1EA0-4D8C-B218-07BD2FF840B6}" type="presOf" srcId="{27D83F49-A81A-4988-87E7-AE5EA21F9579}" destId="{D584497C-78BE-4D94-A86A-05F39A076D6D}" srcOrd="0" destOrd="0" presId="urn:microsoft.com/office/officeart/2005/8/layout/process3"/>
    <dgm:cxn modelId="{5C1D4B15-6B7D-4E94-AE81-237FEF4D248F}" type="presOf" srcId="{38276E54-84E1-4DAA-8389-AE44D9A8005D}" destId="{1B4ECB04-3B7D-4581-AAE1-66603A427689}" srcOrd="1" destOrd="0" presId="urn:microsoft.com/office/officeart/2005/8/layout/process3"/>
    <dgm:cxn modelId="{D5928C15-AD1A-4526-B15C-05A6B23952E4}" type="presOf" srcId="{24698B17-4E9F-4971-933C-B547DF1E2649}" destId="{06A7F541-5E90-484B-9A27-F4ABD6F268E9}" srcOrd="1" destOrd="0" presId="urn:microsoft.com/office/officeart/2005/8/layout/process3"/>
    <dgm:cxn modelId="{7C69931F-D6D3-4F32-814D-8275CC6C2278}" srcId="{38276E54-84E1-4DAA-8389-AE44D9A8005D}" destId="{C1B15B2B-D0DA-4CBA-8E39-C5168DF1A2C3}" srcOrd="0" destOrd="0" parTransId="{72E0B51B-F075-48CF-89C0-C30F1DB5A450}" sibTransId="{B04A4B48-A252-4D25-B54F-DFFB059A8722}"/>
    <dgm:cxn modelId="{F24AC91F-419E-4632-82B8-B2992933AADA}" type="presOf" srcId="{1AA2952C-C5C8-4BCC-BBC5-1A1E5E11AA1A}" destId="{BB2D9887-772A-4ECE-AF18-266EAA205592}" srcOrd="0" destOrd="0" presId="urn:microsoft.com/office/officeart/2005/8/layout/process3"/>
    <dgm:cxn modelId="{599FD12E-301C-458A-A304-8DA079FC91E0}" srcId="{BDEC1F7C-E50A-4374-A56D-253EC766C69F}" destId="{24698B17-4E9F-4971-933C-B547DF1E2649}" srcOrd="2" destOrd="0" parTransId="{22BF157B-72CE-4FF0-8794-D2EBD2EA027E}" sibTransId="{27995A0D-C84B-4AA5-8045-E284F9966654}"/>
    <dgm:cxn modelId="{02C8E830-ED57-46A6-98E8-70748B4E760C}" type="presOf" srcId="{08C1571A-771D-4453-AE7A-B3634CDFCCBE}" destId="{5D9723AB-1F26-438E-AA5D-49DA8232F2C6}" srcOrd="0" destOrd="1" presId="urn:microsoft.com/office/officeart/2005/8/layout/process3"/>
    <dgm:cxn modelId="{DC052D31-638C-4019-B434-E9D72ED30342}" type="presOf" srcId="{27995A0D-C84B-4AA5-8045-E284F9966654}" destId="{CDA1DF9C-5611-471E-915D-A027CC2F9D3E}" srcOrd="0" destOrd="0" presId="urn:microsoft.com/office/officeart/2005/8/layout/process3"/>
    <dgm:cxn modelId="{7C8AAD31-298B-47BE-96FD-67C9CB80EBB1}" type="presOf" srcId="{24698B17-4E9F-4971-933C-B547DF1E2649}" destId="{371EDC16-3BC7-453B-BF8C-FE300B560121}" srcOrd="0" destOrd="0" presId="urn:microsoft.com/office/officeart/2005/8/layout/process3"/>
    <dgm:cxn modelId="{04328F33-3804-4296-AAEB-C97EDA16EA71}" srcId="{6DB41119-114D-4C00-96A0-77F9701CEAEC}" destId="{642A024A-CED1-4721-8EDD-34B7E16D15DD}" srcOrd="0" destOrd="0" parTransId="{94E8C793-42D6-47E3-A4D9-0042FF174FEB}" sibTransId="{571B392C-3AB4-4126-8F12-48EB8B05A3B7}"/>
    <dgm:cxn modelId="{D0524E34-D3F2-474C-8E05-E4DCA33112E7}" type="presOf" srcId="{3A90C644-E287-4C1B-8683-94B50A9890F5}" destId="{DD85D00A-8F6C-431D-8459-F941CC663017}" srcOrd="0" destOrd="0" presId="urn:microsoft.com/office/officeart/2005/8/layout/process3"/>
    <dgm:cxn modelId="{EB795739-D8D1-4163-A836-B98DD2F613F8}" type="presOf" srcId="{9AB5ADBD-FC2D-4B62-BC17-E7D97883121E}" destId="{795B10BB-09E6-4669-857F-3495BC58591E}" srcOrd="0" destOrd="0" presId="urn:microsoft.com/office/officeart/2005/8/layout/process3"/>
    <dgm:cxn modelId="{CFEBE73B-06D2-4C43-ADC5-25772C7A6CF4}" srcId="{A62569BE-8505-4FC1-B63D-9A49EA93862D}" destId="{9AB5ADBD-FC2D-4B62-BC17-E7D97883121E}" srcOrd="0" destOrd="0" parTransId="{FE58BF67-137B-45B4-BB7D-459A0FA6B0EA}" sibTransId="{4B6FBBB0-7EAA-4192-9086-12A9798B4173}"/>
    <dgm:cxn modelId="{7A224B3E-56CB-4A7F-BFB6-5B5DD449A79E}" type="presOf" srcId="{38276E54-84E1-4DAA-8389-AE44D9A8005D}" destId="{17CB867D-96FA-4828-A5CB-2E7578F61858}" srcOrd="0" destOrd="0" presId="urn:microsoft.com/office/officeart/2005/8/layout/process3"/>
    <dgm:cxn modelId="{19C15D42-C51D-48E0-8336-598C3428A433}" type="presOf" srcId="{64DB0873-3026-495B-88E5-737647888F03}" destId="{19763D1D-0E27-4806-BFF7-A58B234624B4}" srcOrd="0" destOrd="0" presId="urn:microsoft.com/office/officeart/2005/8/layout/process3"/>
    <dgm:cxn modelId="{BE03B86A-615B-4E97-8E6B-9B5EE55722DE}" type="presOf" srcId="{12C3855B-8D30-49F1-AB39-F8AB31319799}" destId="{E8DBE4BB-B756-4ACB-8271-B3161D6F0916}" srcOrd="0" destOrd="0" presId="urn:microsoft.com/office/officeart/2005/8/layout/process3"/>
    <dgm:cxn modelId="{C77BD04A-1250-4158-9D35-BE156FF9FDF7}" type="presOf" srcId="{BDEC1F7C-E50A-4374-A56D-253EC766C69F}" destId="{EE5418C3-1B0C-4874-8153-0B54AE5672E0}" srcOrd="0" destOrd="0" presId="urn:microsoft.com/office/officeart/2005/8/layout/process3"/>
    <dgm:cxn modelId="{D9862B50-600D-4857-8A33-D6FFB3E6307A}" type="presOf" srcId="{226053C1-26BD-49B1-8C90-77C20AEC8F94}" destId="{FE438749-57B2-428D-9670-02E46EC5FC4B}" srcOrd="1" destOrd="0" presId="urn:microsoft.com/office/officeart/2005/8/layout/process3"/>
    <dgm:cxn modelId="{1AB0B850-D191-47B9-81E7-D39B8F2D630E}" type="presOf" srcId="{EC79C6A3-92A1-4169-BA88-840FBE11519E}" destId="{415C57C9-B346-414F-A229-CD7092DD0B62}" srcOrd="1" destOrd="0" presId="urn:microsoft.com/office/officeart/2005/8/layout/process3"/>
    <dgm:cxn modelId="{4320CF72-9FCF-4C9F-A73D-58CB26EF7DA2}" srcId="{6DB41119-114D-4C00-96A0-77F9701CEAEC}" destId="{3F65E09A-5E40-47F5-8AD9-FE5207873AC7}" srcOrd="1" destOrd="0" parTransId="{15A94FC2-A985-48C0-AE77-9E00E2C86D79}" sibTransId="{0A5C0DB9-6214-4206-BCDC-CB3F608F7DF1}"/>
    <dgm:cxn modelId="{6C004454-A932-49B4-A4CC-64876C41BF26}" srcId="{BDEC1F7C-E50A-4374-A56D-253EC766C69F}" destId="{6DB41119-114D-4C00-96A0-77F9701CEAEC}" srcOrd="7" destOrd="0" parTransId="{BB4D8A61-5516-417A-B260-68E1A1D25740}" sibTransId="{9E7A8982-BA96-4088-A8A2-FEBDD0CD366B}"/>
    <dgm:cxn modelId="{82514C76-C594-46FD-BF67-444D241D4109}" type="presOf" srcId="{6DB41119-114D-4C00-96A0-77F9701CEAEC}" destId="{B9102E2B-C720-43D3-A617-F16E4C5C8D1F}" srcOrd="1" destOrd="0" presId="urn:microsoft.com/office/officeart/2005/8/layout/process3"/>
    <dgm:cxn modelId="{F432D476-196D-46A8-BCE0-008DAEF6A197}" type="presOf" srcId="{6DB41119-114D-4C00-96A0-77F9701CEAEC}" destId="{64A68B74-C275-45E0-AC2A-3AD1248D501F}" srcOrd="0" destOrd="0" presId="urn:microsoft.com/office/officeart/2005/8/layout/process3"/>
    <dgm:cxn modelId="{04B5ED56-78D1-42F8-8B27-4A7ACB8E6769}" type="presOf" srcId="{61C50104-D497-4805-8D98-443B0E81DC51}" destId="{61D7B66F-017D-43DC-AC00-FE8AD4A1690F}" srcOrd="0" destOrd="0" presId="urn:microsoft.com/office/officeart/2005/8/layout/process3"/>
    <dgm:cxn modelId="{31D3C577-15E9-4C1B-A6FF-76F30C733C60}" type="presOf" srcId="{A62569BE-8505-4FC1-B63D-9A49EA93862D}" destId="{7B731CC1-BEFF-426A-AB51-04657D41DC55}" srcOrd="1" destOrd="0" presId="urn:microsoft.com/office/officeart/2005/8/layout/process3"/>
    <dgm:cxn modelId="{3AF05478-49D2-4E2C-BBB7-EBCC1150CDB9}" type="presOf" srcId="{FD000544-0021-4726-AB2B-A482DD680297}" destId="{C286E912-D68F-439B-98F8-76805AAFE1D0}" srcOrd="1" destOrd="0" presId="urn:microsoft.com/office/officeart/2005/8/layout/process3"/>
    <dgm:cxn modelId="{A8BFA978-9F63-45D1-8AA1-ADCCD4BFB440}" type="presOf" srcId="{64DB0873-3026-495B-88E5-737647888F03}" destId="{C1FDDDC6-B3F5-4E6B-8AF4-2ED7CBF53EAA}" srcOrd="1" destOrd="0" presId="urn:microsoft.com/office/officeart/2005/8/layout/process3"/>
    <dgm:cxn modelId="{BCAAFC59-E047-4B07-9E2C-E7039AB9592A}" srcId="{BDEC1F7C-E50A-4374-A56D-253EC766C69F}" destId="{EC79C6A3-92A1-4169-BA88-840FBE11519E}" srcOrd="0" destOrd="0" parTransId="{81D65785-E63A-405C-9F4E-CEF37B28E75C}" sibTransId="{ABE9BF10-E904-40E5-9D47-C1132BAC88BA}"/>
    <dgm:cxn modelId="{CD48685A-9187-45C2-B0F1-72F76DDE3E22}" type="presOf" srcId="{C1B15B2B-D0DA-4CBA-8E39-C5168DF1A2C3}" destId="{EF2F628D-E1C5-49E1-ABF4-F1295AB2C92F}" srcOrd="0" destOrd="0" presId="urn:microsoft.com/office/officeart/2005/8/layout/process3"/>
    <dgm:cxn modelId="{346A837F-CDC8-4515-A739-86B058E0C7E0}" srcId="{6DB41119-114D-4C00-96A0-77F9701CEAEC}" destId="{F2CD4118-7850-409F-B93D-E780B26167D7}" srcOrd="2" destOrd="0" parTransId="{3E534FDE-217F-4B9A-ADE5-7C6AEAE2EE37}" sibTransId="{BFFD7F92-994D-479A-AD2B-256C5B267678}"/>
    <dgm:cxn modelId="{216F028B-1BD4-4D95-B3C8-60A258227F28}" srcId="{EC79C6A3-92A1-4169-BA88-840FBE11519E}" destId="{B09D69AA-90C1-4AB3-9706-CD2122D464A2}" srcOrd="0" destOrd="0" parTransId="{F1434D57-C274-4524-9A44-449D1A7325ED}" sibTransId="{3EF3B83A-BADC-491A-B693-ADDB12A9FB7A}"/>
    <dgm:cxn modelId="{F004048E-2322-4E5E-A94A-39D08FA82826}" type="presOf" srcId="{3A90C644-E287-4C1B-8683-94B50A9890F5}" destId="{62F699F1-B4B2-4F59-AD2C-49FA32D5645D}" srcOrd="1" destOrd="0" presId="urn:microsoft.com/office/officeart/2005/8/layout/process3"/>
    <dgm:cxn modelId="{0B18618E-D117-4586-81E0-359C1870CC4C}" type="presOf" srcId="{61C50104-D497-4805-8D98-443B0E81DC51}" destId="{266F6C66-9462-4BAB-93FD-1BFDE6D9FEA2}" srcOrd="1" destOrd="0" presId="urn:microsoft.com/office/officeart/2005/8/layout/process3"/>
    <dgm:cxn modelId="{42B61896-6410-4210-A646-56201C7B3D5E}" type="presOf" srcId="{12C3855B-8D30-49F1-AB39-F8AB31319799}" destId="{C7C1AE2B-5367-4C0A-B176-76433EDCC46F}" srcOrd="1" destOrd="0" presId="urn:microsoft.com/office/officeart/2005/8/layout/process3"/>
    <dgm:cxn modelId="{5E516C98-DDAD-47C0-9030-BED734C8A435}" type="presOf" srcId="{9E7A8982-BA96-4088-A8A2-FEBDD0CD366B}" destId="{90166A7E-6B92-4A1F-8B57-77E030A763AA}" srcOrd="1" destOrd="0" presId="urn:microsoft.com/office/officeart/2005/8/layout/process3"/>
    <dgm:cxn modelId="{1420369E-9767-4849-AB33-1A1461C2519F}" srcId="{EC79C6A3-92A1-4169-BA88-840FBE11519E}" destId="{08C1571A-771D-4453-AE7A-B3634CDFCCBE}" srcOrd="1" destOrd="0" parTransId="{4EB52F95-F0C0-4F9B-847B-F55CBC6FBC8B}" sibTransId="{444C1E0A-F70E-4220-BB23-7600F69BBAFF}"/>
    <dgm:cxn modelId="{5BCE5A9F-8D17-45E7-A848-1D0676692A13}" type="presOf" srcId="{A62569BE-8505-4FC1-B63D-9A49EA93862D}" destId="{A6209F26-37F8-4B8F-B955-C62E0F449537}" srcOrd="0" destOrd="0" presId="urn:microsoft.com/office/officeart/2005/8/layout/process3"/>
    <dgm:cxn modelId="{F965C4A7-E905-42B4-A904-25757FFAE55D}" srcId="{BDEC1F7C-E50A-4374-A56D-253EC766C69F}" destId="{12C3855B-8D30-49F1-AB39-F8AB31319799}" srcOrd="4" destOrd="0" parTransId="{1BB06EA3-4645-4824-BD38-CD10E5B72F96}" sibTransId="{61C50104-D497-4805-8D98-443B0E81DC51}"/>
    <dgm:cxn modelId="{497A16AC-DDBC-4A18-9EA9-F66ABAB5790D}" type="presOf" srcId="{FD000544-0021-4726-AB2B-A482DD680297}" destId="{9463809A-2E12-49A5-97BE-19B83CCCE17B}" srcOrd="0" destOrd="0" presId="urn:microsoft.com/office/officeart/2005/8/layout/process3"/>
    <dgm:cxn modelId="{2A3032AF-13EF-43B8-BA40-B7F556C31053}" type="presOf" srcId="{B09D69AA-90C1-4AB3-9706-CD2122D464A2}" destId="{5D9723AB-1F26-438E-AA5D-49DA8232F2C6}" srcOrd="0" destOrd="0" presId="urn:microsoft.com/office/officeart/2005/8/layout/process3"/>
    <dgm:cxn modelId="{37BB29B8-55F2-4771-881B-D865407032C3}" type="presOf" srcId="{ABE9BF10-E904-40E5-9D47-C1132BAC88BA}" destId="{9775EFBB-E0EC-4769-8641-C8BE17820ECD}" srcOrd="1" destOrd="0" presId="urn:microsoft.com/office/officeart/2005/8/layout/process3"/>
    <dgm:cxn modelId="{1C25BDBB-B273-4BD2-9C55-7276C70D2233}" type="presOf" srcId="{ABE9BF10-E904-40E5-9D47-C1132BAC88BA}" destId="{317B6186-1938-492A-B1B1-CAA02F3BC14E}" srcOrd="0" destOrd="0" presId="urn:microsoft.com/office/officeart/2005/8/layout/process3"/>
    <dgm:cxn modelId="{1343E3BE-BDFE-48F9-BB85-541862AB037B}" type="presOf" srcId="{EC79C6A3-92A1-4169-BA88-840FBE11519E}" destId="{27E57436-BBF3-42AB-9080-B1EC93FCEB06}" srcOrd="0" destOrd="0" presId="urn:microsoft.com/office/officeart/2005/8/layout/process3"/>
    <dgm:cxn modelId="{1D19D2BF-5A36-4E11-8629-2C876D8CB3C7}" type="presOf" srcId="{226053C1-26BD-49B1-8C90-77C20AEC8F94}" destId="{885ABCD3-A96B-4B2F-B324-981D146FB7E0}" srcOrd="0" destOrd="0" presId="urn:microsoft.com/office/officeart/2005/8/layout/process3"/>
    <dgm:cxn modelId="{028902C1-2495-40FB-8426-0D0370776AA0}" type="presOf" srcId="{B9EABA9F-EF75-4D48-BAB7-9AC4290297CD}" destId="{96085458-B027-40F1-829B-28AEB06B8930}" srcOrd="0" destOrd="0" presId="urn:microsoft.com/office/officeart/2005/8/layout/process3"/>
    <dgm:cxn modelId="{0BCB3AC8-AE16-4236-A203-5B750E62ACBA}" type="presOf" srcId="{9E7A8982-BA96-4088-A8A2-FEBDD0CD366B}" destId="{5AEF80CD-FA41-4285-BB57-94329801286D}" srcOrd="0" destOrd="0" presId="urn:microsoft.com/office/officeart/2005/8/layout/process3"/>
    <dgm:cxn modelId="{F02A94C9-9D78-4C0E-BF07-71E918E8BA02}" srcId="{BDEC1F7C-E50A-4374-A56D-253EC766C69F}" destId="{226053C1-26BD-49B1-8C90-77C20AEC8F94}" srcOrd="5" destOrd="0" parTransId="{3FAAC93D-95D7-4EF0-9914-3A554392E192}" sibTransId="{64DB0873-3026-495B-88E5-737647888F03}"/>
    <dgm:cxn modelId="{DD209FCB-C932-4199-8155-9C27D7C68441}" type="presOf" srcId="{1AA2952C-C5C8-4BCC-BBC5-1A1E5E11AA1A}" destId="{AC901ED6-91D1-4A93-A7CA-8F2EC22C7E64}" srcOrd="1" destOrd="0" presId="urn:microsoft.com/office/officeart/2005/8/layout/process3"/>
    <dgm:cxn modelId="{7ED63DD0-84B9-431B-9D84-261021C9F663}" srcId="{BDEC1F7C-E50A-4374-A56D-253EC766C69F}" destId="{FD000544-0021-4726-AB2B-A482DD680297}" srcOrd="6" destOrd="0" parTransId="{9144C0B5-29E7-4871-BB23-25A26F953E01}" sibTransId="{3A90C644-E287-4C1B-8683-94B50A9890F5}"/>
    <dgm:cxn modelId="{64D5B7D4-DD07-4A23-A066-C0D8BAAA8315}" type="presOf" srcId="{3F65E09A-5E40-47F5-8AD9-FE5207873AC7}" destId="{A85F4107-6AFA-40E6-8B15-359A095A129F}" srcOrd="0" destOrd="1" presId="urn:microsoft.com/office/officeart/2005/8/layout/process3"/>
    <dgm:cxn modelId="{06A826E4-A47E-4CD1-9FA1-FC0B713389E1}" srcId="{BDEC1F7C-E50A-4374-A56D-253EC766C69F}" destId="{27D83F49-A81A-4988-87E7-AE5EA21F9579}" srcOrd="3" destOrd="0" parTransId="{673CD7C9-BF3F-4EEB-A14C-BF528DB73861}" sibTransId="{1AA2952C-C5C8-4BCC-BBC5-1A1E5E11AA1A}"/>
    <dgm:cxn modelId="{026845E5-556F-4316-9693-F30A3BA026A5}" type="presOf" srcId="{B9EABA9F-EF75-4D48-BAB7-9AC4290297CD}" destId="{3999B579-D531-4C69-B236-0C38B5F8C0AF}" srcOrd="1" destOrd="0" presId="urn:microsoft.com/office/officeart/2005/8/layout/process3"/>
    <dgm:cxn modelId="{B0C0D4E9-68F5-4422-85C6-09ED8E8D74B2}" type="presOf" srcId="{F2CD4118-7850-409F-B93D-E780B26167D7}" destId="{A85F4107-6AFA-40E6-8B15-359A095A129F}" srcOrd="0" destOrd="2" presId="urn:microsoft.com/office/officeart/2005/8/layout/process3"/>
    <dgm:cxn modelId="{6AD327EA-4917-46D5-83B1-B205F6DEB8BE}" type="presOf" srcId="{642A024A-CED1-4721-8EDD-34B7E16D15DD}" destId="{A85F4107-6AFA-40E6-8B15-359A095A129F}" srcOrd="0" destOrd="0" presId="urn:microsoft.com/office/officeart/2005/8/layout/process3"/>
    <dgm:cxn modelId="{E90401ED-DF7B-4110-9102-A15D2280F739}" type="presOf" srcId="{27D83F49-A81A-4988-87E7-AE5EA21F9579}" destId="{A91940A7-331B-403D-9888-1E08D2978AB9}" srcOrd="1" destOrd="0" presId="urn:microsoft.com/office/officeart/2005/8/layout/process3"/>
    <dgm:cxn modelId="{BCAED0EF-1F98-4629-A2DA-DDFF70C1480F}" type="presOf" srcId="{27995A0D-C84B-4AA5-8045-E284F9966654}" destId="{6DA05C5C-BFC6-4FDE-A9A7-4F7273611655}" srcOrd="1" destOrd="0" presId="urn:microsoft.com/office/officeart/2005/8/layout/process3"/>
    <dgm:cxn modelId="{FCB694F0-9290-4B3C-AD0C-CE9562C8B2EA}" srcId="{BDEC1F7C-E50A-4374-A56D-253EC766C69F}" destId="{38276E54-84E1-4DAA-8389-AE44D9A8005D}" srcOrd="1" destOrd="0" parTransId="{AFCA58FC-6E5C-4A16-9331-12B7518B0BC8}" sibTransId="{B9EABA9F-EF75-4D48-BAB7-9AC4290297CD}"/>
    <dgm:cxn modelId="{A6F72DF4-3379-47F0-B15E-49D33114F1C9}" srcId="{BDEC1F7C-E50A-4374-A56D-253EC766C69F}" destId="{A62569BE-8505-4FC1-B63D-9A49EA93862D}" srcOrd="8" destOrd="0" parTransId="{511A11BF-68A7-4723-AE12-65ED840226E3}" sibTransId="{85B4927A-EA2F-47A9-968C-91428599099D}"/>
    <dgm:cxn modelId="{F8B0A0CE-3B94-40A8-8028-18DFBCFBAC6E}" type="presParOf" srcId="{EE5418C3-1B0C-4874-8153-0B54AE5672E0}" destId="{EFDCCE89-A2A3-4F9F-AEF0-D0E16356F51E}" srcOrd="0" destOrd="0" presId="urn:microsoft.com/office/officeart/2005/8/layout/process3"/>
    <dgm:cxn modelId="{DF35F3E7-6153-45B1-B0FE-DB45CD57CAC5}" type="presParOf" srcId="{EFDCCE89-A2A3-4F9F-AEF0-D0E16356F51E}" destId="{27E57436-BBF3-42AB-9080-B1EC93FCEB06}" srcOrd="0" destOrd="0" presId="urn:microsoft.com/office/officeart/2005/8/layout/process3"/>
    <dgm:cxn modelId="{02120D7A-49CF-4B21-853E-0232240A87D9}" type="presParOf" srcId="{EFDCCE89-A2A3-4F9F-AEF0-D0E16356F51E}" destId="{415C57C9-B346-414F-A229-CD7092DD0B62}" srcOrd="1" destOrd="0" presId="urn:microsoft.com/office/officeart/2005/8/layout/process3"/>
    <dgm:cxn modelId="{426C75C6-3F98-4D20-AAD8-1FE4D55E01AF}" type="presParOf" srcId="{EFDCCE89-A2A3-4F9F-AEF0-D0E16356F51E}" destId="{5D9723AB-1F26-438E-AA5D-49DA8232F2C6}" srcOrd="2" destOrd="0" presId="urn:microsoft.com/office/officeart/2005/8/layout/process3"/>
    <dgm:cxn modelId="{408C2F00-EE27-48EF-B85B-4C412DF26E96}" type="presParOf" srcId="{EE5418C3-1B0C-4874-8153-0B54AE5672E0}" destId="{317B6186-1938-492A-B1B1-CAA02F3BC14E}" srcOrd="1" destOrd="0" presId="urn:microsoft.com/office/officeart/2005/8/layout/process3"/>
    <dgm:cxn modelId="{7F4A491A-D381-4202-AFF1-500003961D46}" type="presParOf" srcId="{317B6186-1938-492A-B1B1-CAA02F3BC14E}" destId="{9775EFBB-E0EC-4769-8641-C8BE17820ECD}" srcOrd="0" destOrd="0" presId="urn:microsoft.com/office/officeart/2005/8/layout/process3"/>
    <dgm:cxn modelId="{C4E260BD-04DB-4244-9064-460D8646164D}" type="presParOf" srcId="{EE5418C3-1B0C-4874-8153-0B54AE5672E0}" destId="{0675CAF2-54C0-4ED6-91C6-5274ACD2C838}" srcOrd="2" destOrd="0" presId="urn:microsoft.com/office/officeart/2005/8/layout/process3"/>
    <dgm:cxn modelId="{8E5BFFEB-06C9-4D1D-9B66-68E8411CBCE5}" type="presParOf" srcId="{0675CAF2-54C0-4ED6-91C6-5274ACD2C838}" destId="{17CB867D-96FA-4828-A5CB-2E7578F61858}" srcOrd="0" destOrd="0" presId="urn:microsoft.com/office/officeart/2005/8/layout/process3"/>
    <dgm:cxn modelId="{CEA10C8F-9761-4950-81C3-FF571322AAE8}" type="presParOf" srcId="{0675CAF2-54C0-4ED6-91C6-5274ACD2C838}" destId="{1B4ECB04-3B7D-4581-AAE1-66603A427689}" srcOrd="1" destOrd="0" presId="urn:microsoft.com/office/officeart/2005/8/layout/process3"/>
    <dgm:cxn modelId="{0C680280-E4F7-408E-BEB4-4AACE359037A}" type="presParOf" srcId="{0675CAF2-54C0-4ED6-91C6-5274ACD2C838}" destId="{EF2F628D-E1C5-49E1-ABF4-F1295AB2C92F}" srcOrd="2" destOrd="0" presId="urn:microsoft.com/office/officeart/2005/8/layout/process3"/>
    <dgm:cxn modelId="{788FA2B2-9D54-4689-AD80-9D08FCE0C72F}" type="presParOf" srcId="{EE5418C3-1B0C-4874-8153-0B54AE5672E0}" destId="{96085458-B027-40F1-829B-28AEB06B8930}" srcOrd="3" destOrd="0" presId="urn:microsoft.com/office/officeart/2005/8/layout/process3"/>
    <dgm:cxn modelId="{C2BE2DDA-C15C-4F08-A80D-4641FEA2A1A7}" type="presParOf" srcId="{96085458-B027-40F1-829B-28AEB06B8930}" destId="{3999B579-D531-4C69-B236-0C38B5F8C0AF}" srcOrd="0" destOrd="0" presId="urn:microsoft.com/office/officeart/2005/8/layout/process3"/>
    <dgm:cxn modelId="{C95413CB-2964-48AC-94F3-8EA1EDC40FC8}" type="presParOf" srcId="{EE5418C3-1B0C-4874-8153-0B54AE5672E0}" destId="{49EC702E-3956-4413-A842-90BACE3FF580}" srcOrd="4" destOrd="0" presId="urn:microsoft.com/office/officeart/2005/8/layout/process3"/>
    <dgm:cxn modelId="{D8A142BB-9A98-4D5A-A549-8D876AF5CD1E}" type="presParOf" srcId="{49EC702E-3956-4413-A842-90BACE3FF580}" destId="{371EDC16-3BC7-453B-BF8C-FE300B560121}" srcOrd="0" destOrd="0" presId="urn:microsoft.com/office/officeart/2005/8/layout/process3"/>
    <dgm:cxn modelId="{322BC5D2-4BE8-47EC-B2C7-268E2A8A4268}" type="presParOf" srcId="{49EC702E-3956-4413-A842-90BACE3FF580}" destId="{06A7F541-5E90-484B-9A27-F4ABD6F268E9}" srcOrd="1" destOrd="0" presId="urn:microsoft.com/office/officeart/2005/8/layout/process3"/>
    <dgm:cxn modelId="{BF72F966-09D0-4C2F-B323-E72AFA70DFD0}" type="presParOf" srcId="{49EC702E-3956-4413-A842-90BACE3FF580}" destId="{1C4987CC-6AD1-4755-8A7C-48E38E0E9DDA}" srcOrd="2" destOrd="0" presId="urn:microsoft.com/office/officeart/2005/8/layout/process3"/>
    <dgm:cxn modelId="{512D0849-BED6-4BBB-BA30-93C19737D53C}" type="presParOf" srcId="{EE5418C3-1B0C-4874-8153-0B54AE5672E0}" destId="{CDA1DF9C-5611-471E-915D-A027CC2F9D3E}" srcOrd="5" destOrd="0" presId="urn:microsoft.com/office/officeart/2005/8/layout/process3"/>
    <dgm:cxn modelId="{A020295F-139B-4002-AEF5-8A3E8020C679}" type="presParOf" srcId="{CDA1DF9C-5611-471E-915D-A027CC2F9D3E}" destId="{6DA05C5C-BFC6-4FDE-A9A7-4F7273611655}" srcOrd="0" destOrd="0" presId="urn:microsoft.com/office/officeart/2005/8/layout/process3"/>
    <dgm:cxn modelId="{7B781104-F538-4996-B565-4DA192F61A39}" type="presParOf" srcId="{EE5418C3-1B0C-4874-8153-0B54AE5672E0}" destId="{9FDC603D-2BD4-4D27-91C4-1865766371B7}" srcOrd="6" destOrd="0" presId="urn:microsoft.com/office/officeart/2005/8/layout/process3"/>
    <dgm:cxn modelId="{4FA856E3-D802-4184-B008-CD3E92A6BB6F}" type="presParOf" srcId="{9FDC603D-2BD4-4D27-91C4-1865766371B7}" destId="{D584497C-78BE-4D94-A86A-05F39A076D6D}" srcOrd="0" destOrd="0" presId="urn:microsoft.com/office/officeart/2005/8/layout/process3"/>
    <dgm:cxn modelId="{21A87CFA-824B-4429-A2B5-D1F8319DF451}" type="presParOf" srcId="{9FDC603D-2BD4-4D27-91C4-1865766371B7}" destId="{A91940A7-331B-403D-9888-1E08D2978AB9}" srcOrd="1" destOrd="0" presId="urn:microsoft.com/office/officeart/2005/8/layout/process3"/>
    <dgm:cxn modelId="{7AF53BF7-6093-4997-A198-6105711511D5}" type="presParOf" srcId="{9FDC603D-2BD4-4D27-91C4-1865766371B7}" destId="{1776C1B8-B9FD-4A2C-A4DA-AA090EC1B988}" srcOrd="2" destOrd="0" presId="urn:microsoft.com/office/officeart/2005/8/layout/process3"/>
    <dgm:cxn modelId="{88C2196F-E9D6-4525-B608-44CB6E834F64}" type="presParOf" srcId="{EE5418C3-1B0C-4874-8153-0B54AE5672E0}" destId="{BB2D9887-772A-4ECE-AF18-266EAA205592}" srcOrd="7" destOrd="0" presId="urn:microsoft.com/office/officeart/2005/8/layout/process3"/>
    <dgm:cxn modelId="{1BB0AD71-2D17-4B5B-BD7A-E7975F3BB8BD}" type="presParOf" srcId="{BB2D9887-772A-4ECE-AF18-266EAA205592}" destId="{AC901ED6-91D1-4A93-A7CA-8F2EC22C7E64}" srcOrd="0" destOrd="0" presId="urn:microsoft.com/office/officeart/2005/8/layout/process3"/>
    <dgm:cxn modelId="{68209571-D464-49B9-9827-00AB08DCAC4C}" type="presParOf" srcId="{EE5418C3-1B0C-4874-8153-0B54AE5672E0}" destId="{75526DAD-D8A5-44BF-AAF0-F0842A1691FA}" srcOrd="8" destOrd="0" presId="urn:microsoft.com/office/officeart/2005/8/layout/process3"/>
    <dgm:cxn modelId="{DE4299DD-AE17-42D2-8EC0-824E0A07A38E}" type="presParOf" srcId="{75526DAD-D8A5-44BF-AAF0-F0842A1691FA}" destId="{E8DBE4BB-B756-4ACB-8271-B3161D6F0916}" srcOrd="0" destOrd="0" presId="urn:microsoft.com/office/officeart/2005/8/layout/process3"/>
    <dgm:cxn modelId="{AFC9C068-BE73-4B6F-BB8F-A958409E9CE3}" type="presParOf" srcId="{75526DAD-D8A5-44BF-AAF0-F0842A1691FA}" destId="{C7C1AE2B-5367-4C0A-B176-76433EDCC46F}" srcOrd="1" destOrd="0" presId="urn:microsoft.com/office/officeart/2005/8/layout/process3"/>
    <dgm:cxn modelId="{A5963646-1D97-4BCD-9FEE-49DC15AC1E04}" type="presParOf" srcId="{75526DAD-D8A5-44BF-AAF0-F0842A1691FA}" destId="{BFB1AF9E-A8B0-42DE-84FF-1B7B314387EC}" srcOrd="2" destOrd="0" presId="urn:microsoft.com/office/officeart/2005/8/layout/process3"/>
    <dgm:cxn modelId="{79D6008E-BC49-4F07-A801-887ADF63C1AA}" type="presParOf" srcId="{EE5418C3-1B0C-4874-8153-0B54AE5672E0}" destId="{61D7B66F-017D-43DC-AC00-FE8AD4A1690F}" srcOrd="9" destOrd="0" presId="urn:microsoft.com/office/officeart/2005/8/layout/process3"/>
    <dgm:cxn modelId="{CA03ACE6-39F4-46DF-B612-B85ACD7D217C}" type="presParOf" srcId="{61D7B66F-017D-43DC-AC00-FE8AD4A1690F}" destId="{266F6C66-9462-4BAB-93FD-1BFDE6D9FEA2}" srcOrd="0" destOrd="0" presId="urn:microsoft.com/office/officeart/2005/8/layout/process3"/>
    <dgm:cxn modelId="{6BB13D70-A798-424A-AA4B-04CC64770593}" type="presParOf" srcId="{EE5418C3-1B0C-4874-8153-0B54AE5672E0}" destId="{E3A21FCE-0C20-4C36-B2BA-B26CC3E4214A}" srcOrd="10" destOrd="0" presId="urn:microsoft.com/office/officeart/2005/8/layout/process3"/>
    <dgm:cxn modelId="{954275AD-D04C-4F57-88EF-C29B806D64D0}" type="presParOf" srcId="{E3A21FCE-0C20-4C36-B2BA-B26CC3E4214A}" destId="{885ABCD3-A96B-4B2F-B324-981D146FB7E0}" srcOrd="0" destOrd="0" presId="urn:microsoft.com/office/officeart/2005/8/layout/process3"/>
    <dgm:cxn modelId="{BC9591CD-8262-4E7A-9153-0E9049984E37}" type="presParOf" srcId="{E3A21FCE-0C20-4C36-B2BA-B26CC3E4214A}" destId="{FE438749-57B2-428D-9670-02E46EC5FC4B}" srcOrd="1" destOrd="0" presId="urn:microsoft.com/office/officeart/2005/8/layout/process3"/>
    <dgm:cxn modelId="{4C296293-91D8-4DAB-929C-2B2052175786}" type="presParOf" srcId="{E3A21FCE-0C20-4C36-B2BA-B26CC3E4214A}" destId="{BAA7D2DC-A42E-4493-9ACA-A6B0085792D5}" srcOrd="2" destOrd="0" presId="urn:microsoft.com/office/officeart/2005/8/layout/process3"/>
    <dgm:cxn modelId="{6C3418DB-2C48-4E3C-8A2F-EBE5B7FD1E43}" type="presParOf" srcId="{EE5418C3-1B0C-4874-8153-0B54AE5672E0}" destId="{19763D1D-0E27-4806-BFF7-A58B234624B4}" srcOrd="11" destOrd="0" presId="urn:microsoft.com/office/officeart/2005/8/layout/process3"/>
    <dgm:cxn modelId="{48E1C03E-008C-4431-AFA7-C763759CFFEE}" type="presParOf" srcId="{19763D1D-0E27-4806-BFF7-A58B234624B4}" destId="{C1FDDDC6-B3F5-4E6B-8AF4-2ED7CBF53EAA}" srcOrd="0" destOrd="0" presId="urn:microsoft.com/office/officeart/2005/8/layout/process3"/>
    <dgm:cxn modelId="{4F4886AC-FC84-4553-9064-85D5130EEDE4}" type="presParOf" srcId="{EE5418C3-1B0C-4874-8153-0B54AE5672E0}" destId="{D4867EF0-80D4-430F-8974-B6127AEB8F25}" srcOrd="12" destOrd="0" presId="urn:microsoft.com/office/officeart/2005/8/layout/process3"/>
    <dgm:cxn modelId="{3DA8B2CF-9181-435D-BA89-ACCBF65F4C37}" type="presParOf" srcId="{D4867EF0-80D4-430F-8974-B6127AEB8F25}" destId="{9463809A-2E12-49A5-97BE-19B83CCCE17B}" srcOrd="0" destOrd="0" presId="urn:microsoft.com/office/officeart/2005/8/layout/process3"/>
    <dgm:cxn modelId="{D595783D-0B69-42A7-9A50-E6F9E968B1A0}" type="presParOf" srcId="{D4867EF0-80D4-430F-8974-B6127AEB8F25}" destId="{C286E912-D68F-439B-98F8-76805AAFE1D0}" srcOrd="1" destOrd="0" presId="urn:microsoft.com/office/officeart/2005/8/layout/process3"/>
    <dgm:cxn modelId="{900A7AA6-D9EC-4AF0-ABC5-E85CDEBDBA65}" type="presParOf" srcId="{D4867EF0-80D4-430F-8974-B6127AEB8F25}" destId="{60496A3D-19F8-48AF-98D0-C038EFE9BA51}" srcOrd="2" destOrd="0" presId="urn:microsoft.com/office/officeart/2005/8/layout/process3"/>
    <dgm:cxn modelId="{34BCDBEB-2C59-41CC-86EA-5662A51E7713}" type="presParOf" srcId="{EE5418C3-1B0C-4874-8153-0B54AE5672E0}" destId="{DD85D00A-8F6C-431D-8459-F941CC663017}" srcOrd="13" destOrd="0" presId="urn:microsoft.com/office/officeart/2005/8/layout/process3"/>
    <dgm:cxn modelId="{0ECD71B6-217B-485C-93BE-3DED6958B0ED}" type="presParOf" srcId="{DD85D00A-8F6C-431D-8459-F941CC663017}" destId="{62F699F1-B4B2-4F59-AD2C-49FA32D5645D}" srcOrd="0" destOrd="0" presId="urn:microsoft.com/office/officeart/2005/8/layout/process3"/>
    <dgm:cxn modelId="{536116BF-3E41-4420-B1A0-B8FE3F064D83}" type="presParOf" srcId="{EE5418C3-1B0C-4874-8153-0B54AE5672E0}" destId="{1914104C-5437-43C6-BA61-10C1BD69968D}" srcOrd="14" destOrd="0" presId="urn:microsoft.com/office/officeart/2005/8/layout/process3"/>
    <dgm:cxn modelId="{2B02DF55-913B-4D21-B8B6-9BDA718B3821}" type="presParOf" srcId="{1914104C-5437-43C6-BA61-10C1BD69968D}" destId="{64A68B74-C275-45E0-AC2A-3AD1248D501F}" srcOrd="0" destOrd="0" presId="urn:microsoft.com/office/officeart/2005/8/layout/process3"/>
    <dgm:cxn modelId="{EA5AFA36-B3F3-4D85-B49E-C9668135D0DC}" type="presParOf" srcId="{1914104C-5437-43C6-BA61-10C1BD69968D}" destId="{B9102E2B-C720-43D3-A617-F16E4C5C8D1F}" srcOrd="1" destOrd="0" presId="urn:microsoft.com/office/officeart/2005/8/layout/process3"/>
    <dgm:cxn modelId="{F15AEFFC-0A6F-4237-AD93-5504BF674007}" type="presParOf" srcId="{1914104C-5437-43C6-BA61-10C1BD69968D}" destId="{A85F4107-6AFA-40E6-8B15-359A095A129F}" srcOrd="2" destOrd="0" presId="urn:microsoft.com/office/officeart/2005/8/layout/process3"/>
    <dgm:cxn modelId="{8B691CC1-FF76-4C72-9965-13385DFB5FF4}" type="presParOf" srcId="{EE5418C3-1B0C-4874-8153-0B54AE5672E0}" destId="{5AEF80CD-FA41-4285-BB57-94329801286D}" srcOrd="15" destOrd="0" presId="urn:microsoft.com/office/officeart/2005/8/layout/process3"/>
    <dgm:cxn modelId="{2BB5CF05-6F51-42F2-87E1-BE4769A2AB2B}" type="presParOf" srcId="{5AEF80CD-FA41-4285-BB57-94329801286D}" destId="{90166A7E-6B92-4A1F-8B57-77E030A763AA}" srcOrd="0" destOrd="0" presId="urn:microsoft.com/office/officeart/2005/8/layout/process3"/>
    <dgm:cxn modelId="{9FC93243-DF69-4A27-8401-C1C3FFFB667B}" type="presParOf" srcId="{EE5418C3-1B0C-4874-8153-0B54AE5672E0}" destId="{EAE7083B-CDD0-47D3-A161-8D4586E5F399}" srcOrd="16" destOrd="0" presId="urn:microsoft.com/office/officeart/2005/8/layout/process3"/>
    <dgm:cxn modelId="{9A767C14-78F4-495B-BE27-DEB1ED3794C9}" type="presParOf" srcId="{EAE7083B-CDD0-47D3-A161-8D4586E5F399}" destId="{A6209F26-37F8-4B8F-B955-C62E0F449537}" srcOrd="0" destOrd="0" presId="urn:microsoft.com/office/officeart/2005/8/layout/process3"/>
    <dgm:cxn modelId="{5D5C6EB1-D08D-4EDC-9593-E0E95297F659}" type="presParOf" srcId="{EAE7083B-CDD0-47D3-A161-8D4586E5F399}" destId="{7B731CC1-BEFF-426A-AB51-04657D41DC55}" srcOrd="1" destOrd="0" presId="urn:microsoft.com/office/officeart/2005/8/layout/process3"/>
    <dgm:cxn modelId="{BB1D77FB-206F-481C-B34D-3289EA5BD87E}" type="presParOf" srcId="{EAE7083B-CDD0-47D3-A161-8D4586E5F399}" destId="{795B10BB-09E6-4669-857F-3495BC58591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2D6C91-98AE-4CF6-B3C2-2D48E338E342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C813529D-34CD-485A-BAE9-8B2A56E2EB1A}">
      <dgm:prSet phldrT="[Text]"/>
      <dgm:spPr/>
      <dgm:t>
        <a:bodyPr/>
        <a:lstStyle/>
        <a:p>
          <a:r>
            <a:rPr lang="en-US"/>
            <a:t>Match the ENI</a:t>
          </a:r>
        </a:p>
      </dgm:t>
    </dgm:pt>
    <dgm:pt modelId="{6C3D7415-9195-4D36-8C49-B35831A91569}" type="parTrans" cxnId="{9219F1F8-DFE9-4FB1-9745-4DCC70680EE2}">
      <dgm:prSet/>
      <dgm:spPr/>
      <dgm:t>
        <a:bodyPr/>
        <a:lstStyle/>
        <a:p>
          <a:endParaRPr lang="en-US"/>
        </a:p>
      </dgm:t>
    </dgm:pt>
    <dgm:pt modelId="{F760A5C2-6D3F-42AE-B121-DE4BFA1A9AE8}" type="sibTrans" cxnId="{9219F1F8-DFE9-4FB1-9745-4DCC70680EE2}">
      <dgm:prSet/>
      <dgm:spPr/>
      <dgm:t>
        <a:bodyPr/>
        <a:lstStyle/>
        <a:p>
          <a:endParaRPr lang="en-US"/>
        </a:p>
      </dgm:t>
    </dgm:pt>
    <dgm:pt modelId="{80FA4612-F876-4F71-BEA9-401B6F70E215}">
      <dgm:prSet phldrT="[Text]"/>
      <dgm:spPr/>
      <dgm:t>
        <a:bodyPr/>
        <a:lstStyle/>
        <a:p>
          <a:r>
            <a:rPr lang="en-US"/>
            <a:t>ENI match based on source mac == ENI Mac.</a:t>
          </a:r>
        </a:p>
      </dgm:t>
    </dgm:pt>
    <dgm:pt modelId="{16E95498-E54C-4A57-B6D4-4CBFB77C1D8E}" type="parTrans" cxnId="{19F7D738-BAA8-4ACD-8504-62DF9CC45C13}">
      <dgm:prSet/>
      <dgm:spPr/>
      <dgm:t>
        <a:bodyPr/>
        <a:lstStyle/>
        <a:p>
          <a:endParaRPr lang="en-US"/>
        </a:p>
      </dgm:t>
    </dgm:pt>
    <dgm:pt modelId="{60201977-A4B3-4C6B-B1C2-D473A5F1A1BE}" type="sibTrans" cxnId="{19F7D738-BAA8-4ACD-8504-62DF9CC45C13}">
      <dgm:prSet/>
      <dgm:spPr/>
      <dgm:t>
        <a:bodyPr/>
        <a:lstStyle/>
        <a:p>
          <a:endParaRPr lang="en-US"/>
        </a:p>
      </dgm:t>
    </dgm:pt>
    <dgm:pt modelId="{F7FB643E-6AE7-4F3B-A320-2585D09B34B3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8E17E715-286E-4522-85AF-6F26D3F930F8}" type="parTrans" cxnId="{79F391D7-17BC-4197-9398-E4AD80CFA7AE}">
      <dgm:prSet/>
      <dgm:spPr/>
      <dgm:t>
        <a:bodyPr/>
        <a:lstStyle/>
        <a:p>
          <a:endParaRPr lang="en-US"/>
        </a:p>
      </dgm:t>
    </dgm:pt>
    <dgm:pt modelId="{484E698A-E9B3-47F3-A5A1-5B7F33ED35F1}" type="sibTrans" cxnId="{79F391D7-17BC-4197-9398-E4AD80CFA7AE}">
      <dgm:prSet/>
      <dgm:spPr/>
      <dgm:t>
        <a:bodyPr/>
        <a:lstStyle/>
        <a:p>
          <a:endParaRPr lang="en-US"/>
        </a:p>
      </dgm:t>
    </dgm:pt>
    <dgm:pt modelId="{7DEA80E7-1738-4EE4-AE3C-B97C18E8D47E}">
      <dgm:prSet phldrT="[Text]"/>
      <dgm:spPr/>
      <dgm:t>
        <a:bodyPr/>
        <a:lstStyle/>
        <a:p>
          <a:r>
            <a:rPr lang="en-US"/>
            <a:t>Decap only if outer PA matches with the PA configured for the ENI.</a:t>
          </a:r>
        </a:p>
      </dgm:t>
    </dgm:pt>
    <dgm:pt modelId="{C8A8890A-AC30-4B0E-8599-79080ECD5EB2}" type="parTrans" cxnId="{19F4ED3C-3193-4414-83A6-4BF83DD67841}">
      <dgm:prSet/>
      <dgm:spPr/>
      <dgm:t>
        <a:bodyPr/>
        <a:lstStyle/>
        <a:p>
          <a:endParaRPr lang="en-US"/>
        </a:p>
      </dgm:t>
    </dgm:pt>
    <dgm:pt modelId="{B0519D96-7BD4-4C34-9F3E-AC34C742C26B}" type="sibTrans" cxnId="{19F4ED3C-3193-4414-83A6-4BF83DD67841}">
      <dgm:prSet/>
      <dgm:spPr/>
      <dgm:t>
        <a:bodyPr/>
        <a:lstStyle/>
        <a:p>
          <a:endParaRPr lang="en-US"/>
        </a:p>
      </dgm:t>
    </dgm:pt>
    <dgm:pt modelId="{C18F6CDD-04B8-4CB4-B93E-A740642F3747}">
      <dgm:prSet phldrT="[Text]"/>
      <dgm:spPr/>
      <dgm:t>
        <a:bodyPr/>
        <a:lstStyle/>
        <a:p>
          <a:r>
            <a:rPr lang="en-US"/>
            <a:t>Lookup flow table  (Match found)</a:t>
          </a:r>
        </a:p>
      </dgm:t>
    </dgm:pt>
    <dgm:pt modelId="{FA22A220-D1B2-4EF7-A183-E28E44DADAF8}" type="parTrans" cxnId="{720A7FB5-4F3B-4DDE-B463-0E9455967EB5}">
      <dgm:prSet/>
      <dgm:spPr/>
      <dgm:t>
        <a:bodyPr/>
        <a:lstStyle/>
        <a:p>
          <a:endParaRPr lang="en-US"/>
        </a:p>
      </dgm:t>
    </dgm:pt>
    <dgm:pt modelId="{31505578-75D0-429A-947C-82DE9CC9951D}" type="sibTrans" cxnId="{720A7FB5-4F3B-4DDE-B463-0E9455967EB5}">
      <dgm:prSet/>
      <dgm:spPr/>
      <dgm:t>
        <a:bodyPr/>
        <a:lstStyle/>
        <a:p>
          <a:endParaRPr lang="en-US"/>
        </a:p>
      </dgm:t>
    </dgm:pt>
    <dgm:pt modelId="{14F29938-C43E-4CDB-8126-A335335DCC20}">
      <dgm:prSet/>
      <dgm:spPr/>
      <dgm:t>
        <a:bodyPr/>
        <a:lstStyle/>
        <a:p>
          <a:r>
            <a:rPr lang="en-US"/>
            <a:t>Match is found do the action.</a:t>
          </a:r>
        </a:p>
      </dgm:t>
    </dgm:pt>
    <dgm:pt modelId="{FA9B6964-CB4F-4370-B0D7-7AB1EAAC3D27}" type="parTrans" cxnId="{BA93C02B-E033-441B-BAA0-6E7610245383}">
      <dgm:prSet/>
      <dgm:spPr/>
      <dgm:t>
        <a:bodyPr/>
        <a:lstStyle/>
        <a:p>
          <a:endParaRPr lang="en-US"/>
        </a:p>
      </dgm:t>
    </dgm:pt>
    <dgm:pt modelId="{2DF4D3C0-FD24-48AD-85B0-36610213915F}" type="sibTrans" cxnId="{BA93C02B-E033-441B-BAA0-6E7610245383}">
      <dgm:prSet/>
      <dgm:spPr/>
      <dgm:t>
        <a:bodyPr/>
        <a:lstStyle/>
        <a:p>
          <a:endParaRPr lang="en-US"/>
        </a:p>
      </dgm:t>
    </dgm:pt>
    <dgm:pt modelId="{0A9EB004-30A1-44C3-A891-BE0573242389}">
      <dgm:prSet/>
      <dgm:spPr/>
      <dgm:t>
        <a:bodyPr/>
        <a:lstStyle/>
        <a:p>
          <a:r>
            <a:rPr lang="en-US"/>
            <a:t>Refresh flow TTL</a:t>
          </a:r>
        </a:p>
      </dgm:t>
    </dgm:pt>
    <dgm:pt modelId="{CFFC7FB8-0628-493C-820B-4BE9CE2DB372}" type="parTrans" cxnId="{F84A1718-1EB1-4272-B9C7-9A41E8C1D182}">
      <dgm:prSet/>
      <dgm:spPr/>
      <dgm:t>
        <a:bodyPr/>
        <a:lstStyle/>
        <a:p>
          <a:endParaRPr lang="en-US"/>
        </a:p>
      </dgm:t>
    </dgm:pt>
    <dgm:pt modelId="{7E74963E-EF2A-4251-B788-9CC1AD8F32BF}" type="sibTrans" cxnId="{F84A1718-1EB1-4272-B9C7-9A41E8C1D182}">
      <dgm:prSet/>
      <dgm:spPr/>
      <dgm:t>
        <a:bodyPr/>
        <a:lstStyle/>
        <a:p>
          <a:endParaRPr lang="en-US"/>
        </a:p>
      </dgm:t>
    </dgm:pt>
    <dgm:pt modelId="{1D0C73EC-689F-4F7B-933D-5A1C301B14C8}" type="pres">
      <dgm:prSet presAssocID="{3A2D6C91-98AE-4CF6-B3C2-2D48E338E342}" presName="linearFlow" presStyleCnt="0">
        <dgm:presLayoutVars>
          <dgm:dir/>
          <dgm:animLvl val="lvl"/>
          <dgm:resizeHandles val="exact"/>
        </dgm:presLayoutVars>
      </dgm:prSet>
      <dgm:spPr/>
    </dgm:pt>
    <dgm:pt modelId="{A6EF2937-F793-4AFB-8ED1-10849A8A74F7}" type="pres">
      <dgm:prSet presAssocID="{C813529D-34CD-485A-BAE9-8B2A56E2EB1A}" presName="composite" presStyleCnt="0"/>
      <dgm:spPr/>
    </dgm:pt>
    <dgm:pt modelId="{BE8C298E-F354-40E2-9E36-D77F222A4372}" type="pres">
      <dgm:prSet presAssocID="{C813529D-34CD-485A-BAE9-8B2A56E2EB1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2695F03-A9F5-4EE7-854D-1F31D341B6D7}" type="pres">
      <dgm:prSet presAssocID="{C813529D-34CD-485A-BAE9-8B2A56E2EB1A}" presName="parSh" presStyleLbl="node1" presStyleIdx="0" presStyleCnt="3"/>
      <dgm:spPr/>
    </dgm:pt>
    <dgm:pt modelId="{1CC22A37-79A5-47EC-9B47-E6A128CE114C}" type="pres">
      <dgm:prSet presAssocID="{C813529D-34CD-485A-BAE9-8B2A56E2EB1A}" presName="desTx" presStyleLbl="fgAcc1" presStyleIdx="0" presStyleCnt="3">
        <dgm:presLayoutVars>
          <dgm:bulletEnabled val="1"/>
        </dgm:presLayoutVars>
      </dgm:prSet>
      <dgm:spPr/>
    </dgm:pt>
    <dgm:pt modelId="{9C027D20-C786-41E2-A2C6-2ED464AD7625}" type="pres">
      <dgm:prSet presAssocID="{F760A5C2-6D3F-42AE-B121-DE4BFA1A9AE8}" presName="sibTrans" presStyleLbl="sibTrans2D1" presStyleIdx="0" presStyleCnt="2"/>
      <dgm:spPr/>
    </dgm:pt>
    <dgm:pt modelId="{DDBD8CB1-5C12-4C49-B361-7DABEBF472F8}" type="pres">
      <dgm:prSet presAssocID="{F760A5C2-6D3F-42AE-B121-DE4BFA1A9AE8}" presName="connTx" presStyleLbl="sibTrans2D1" presStyleIdx="0" presStyleCnt="2"/>
      <dgm:spPr/>
    </dgm:pt>
    <dgm:pt modelId="{0F9865B5-C204-4CF7-9B71-AAD95A7C20BF}" type="pres">
      <dgm:prSet presAssocID="{F7FB643E-6AE7-4F3B-A320-2585D09B34B3}" presName="composite" presStyleCnt="0"/>
      <dgm:spPr/>
    </dgm:pt>
    <dgm:pt modelId="{217723B2-CCF9-46DC-A5B7-ED716B1C3FEA}" type="pres">
      <dgm:prSet presAssocID="{F7FB643E-6AE7-4F3B-A320-2585D09B34B3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3C4727C-E381-4143-9761-B9152F3116B3}" type="pres">
      <dgm:prSet presAssocID="{F7FB643E-6AE7-4F3B-A320-2585D09B34B3}" presName="parSh" presStyleLbl="node1" presStyleIdx="1" presStyleCnt="3"/>
      <dgm:spPr/>
    </dgm:pt>
    <dgm:pt modelId="{E239E1E2-2CBC-46EE-A8D2-FBA6B75541F2}" type="pres">
      <dgm:prSet presAssocID="{F7FB643E-6AE7-4F3B-A320-2585D09B34B3}" presName="desTx" presStyleLbl="fgAcc1" presStyleIdx="1" presStyleCnt="3">
        <dgm:presLayoutVars>
          <dgm:bulletEnabled val="1"/>
        </dgm:presLayoutVars>
      </dgm:prSet>
      <dgm:spPr/>
    </dgm:pt>
    <dgm:pt modelId="{5C308C86-1592-4281-958F-DDBBED646049}" type="pres">
      <dgm:prSet presAssocID="{484E698A-E9B3-47F3-A5A1-5B7F33ED35F1}" presName="sibTrans" presStyleLbl="sibTrans2D1" presStyleIdx="1" presStyleCnt="2"/>
      <dgm:spPr/>
    </dgm:pt>
    <dgm:pt modelId="{B23854B4-7423-41EE-B770-56447F1BD303}" type="pres">
      <dgm:prSet presAssocID="{484E698A-E9B3-47F3-A5A1-5B7F33ED35F1}" presName="connTx" presStyleLbl="sibTrans2D1" presStyleIdx="1" presStyleCnt="2"/>
      <dgm:spPr/>
    </dgm:pt>
    <dgm:pt modelId="{7823122E-7322-4A9F-81F5-0ECEF3AC63A1}" type="pres">
      <dgm:prSet presAssocID="{C18F6CDD-04B8-4CB4-B93E-A740642F3747}" presName="composite" presStyleCnt="0"/>
      <dgm:spPr/>
    </dgm:pt>
    <dgm:pt modelId="{8A433D41-C319-4095-B660-9A87A629143E}" type="pres">
      <dgm:prSet presAssocID="{C18F6CDD-04B8-4CB4-B93E-A740642F374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C821C74-3E9A-440F-9360-2FDA41607577}" type="pres">
      <dgm:prSet presAssocID="{C18F6CDD-04B8-4CB4-B93E-A740642F3747}" presName="parSh" presStyleLbl="node1" presStyleIdx="2" presStyleCnt="3"/>
      <dgm:spPr/>
    </dgm:pt>
    <dgm:pt modelId="{6F8F55BB-BACC-4A0F-A80D-C1D8EECC0673}" type="pres">
      <dgm:prSet presAssocID="{C18F6CDD-04B8-4CB4-B93E-A740642F374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FE639003-578C-40AA-84B8-715859714C99}" type="presOf" srcId="{C18F6CDD-04B8-4CB4-B93E-A740642F3747}" destId="{5C821C74-3E9A-440F-9360-2FDA41607577}" srcOrd="1" destOrd="0" presId="urn:microsoft.com/office/officeart/2005/8/layout/process3"/>
    <dgm:cxn modelId="{A0C74005-04B2-4F6B-B6E6-88AE25D8ECC4}" type="presOf" srcId="{C813529D-34CD-485A-BAE9-8B2A56E2EB1A}" destId="{A2695F03-A9F5-4EE7-854D-1F31D341B6D7}" srcOrd="1" destOrd="0" presId="urn:microsoft.com/office/officeart/2005/8/layout/process3"/>
    <dgm:cxn modelId="{F84A1718-1EB1-4272-B9C7-9A41E8C1D182}" srcId="{C18F6CDD-04B8-4CB4-B93E-A740642F3747}" destId="{0A9EB004-30A1-44C3-A891-BE0573242389}" srcOrd="1" destOrd="0" parTransId="{CFFC7FB8-0628-493C-820B-4BE9CE2DB372}" sibTransId="{7E74963E-EF2A-4251-B788-9CC1AD8F32BF}"/>
    <dgm:cxn modelId="{5C73B619-BE68-4C76-82DE-79903B1D47BD}" type="presOf" srcId="{F7FB643E-6AE7-4F3B-A320-2585D09B34B3}" destId="{23C4727C-E381-4143-9761-B9152F3116B3}" srcOrd="1" destOrd="0" presId="urn:microsoft.com/office/officeart/2005/8/layout/process3"/>
    <dgm:cxn modelId="{F7F30E20-CA1B-4B4F-9D87-721B9F1031CF}" type="presOf" srcId="{14F29938-C43E-4CDB-8126-A335335DCC20}" destId="{6F8F55BB-BACC-4A0F-A80D-C1D8EECC0673}" srcOrd="0" destOrd="0" presId="urn:microsoft.com/office/officeart/2005/8/layout/process3"/>
    <dgm:cxn modelId="{BA93C02B-E033-441B-BAA0-6E7610245383}" srcId="{C18F6CDD-04B8-4CB4-B93E-A740642F3747}" destId="{14F29938-C43E-4CDB-8126-A335335DCC20}" srcOrd="0" destOrd="0" parTransId="{FA9B6964-CB4F-4370-B0D7-7AB1EAAC3D27}" sibTransId="{2DF4D3C0-FD24-48AD-85B0-36610213915F}"/>
    <dgm:cxn modelId="{AEEB9938-DEFF-40AB-837D-7AD85E5037D8}" type="presOf" srcId="{7DEA80E7-1738-4EE4-AE3C-B97C18E8D47E}" destId="{E239E1E2-2CBC-46EE-A8D2-FBA6B75541F2}" srcOrd="0" destOrd="0" presId="urn:microsoft.com/office/officeart/2005/8/layout/process3"/>
    <dgm:cxn modelId="{19F7D738-BAA8-4ACD-8504-62DF9CC45C13}" srcId="{C813529D-34CD-485A-BAE9-8B2A56E2EB1A}" destId="{80FA4612-F876-4F71-BEA9-401B6F70E215}" srcOrd="0" destOrd="0" parTransId="{16E95498-E54C-4A57-B6D4-4CBFB77C1D8E}" sibTransId="{60201977-A4B3-4C6B-B1C2-D473A5F1A1BE}"/>
    <dgm:cxn modelId="{A356F93B-36EA-4FF8-8A78-8A5EA098C0CF}" type="presOf" srcId="{484E698A-E9B3-47F3-A5A1-5B7F33ED35F1}" destId="{5C308C86-1592-4281-958F-DDBBED646049}" srcOrd="0" destOrd="0" presId="urn:microsoft.com/office/officeart/2005/8/layout/process3"/>
    <dgm:cxn modelId="{19F4ED3C-3193-4414-83A6-4BF83DD67841}" srcId="{F7FB643E-6AE7-4F3B-A320-2585D09B34B3}" destId="{7DEA80E7-1738-4EE4-AE3C-B97C18E8D47E}" srcOrd="0" destOrd="0" parTransId="{C8A8890A-AC30-4B0E-8599-79080ECD5EB2}" sibTransId="{B0519D96-7BD4-4C34-9F3E-AC34C742C26B}"/>
    <dgm:cxn modelId="{B0A4935B-28F4-4FF3-AA96-D4A709C56C4F}" type="presOf" srcId="{C813529D-34CD-485A-BAE9-8B2A56E2EB1A}" destId="{BE8C298E-F354-40E2-9E36-D77F222A4372}" srcOrd="0" destOrd="0" presId="urn:microsoft.com/office/officeart/2005/8/layout/process3"/>
    <dgm:cxn modelId="{B41CF065-BF12-4E84-B3A7-6EAFFED131B5}" type="presOf" srcId="{F760A5C2-6D3F-42AE-B121-DE4BFA1A9AE8}" destId="{9C027D20-C786-41E2-A2C6-2ED464AD7625}" srcOrd="0" destOrd="0" presId="urn:microsoft.com/office/officeart/2005/8/layout/process3"/>
    <dgm:cxn modelId="{9BF83C77-5E39-4804-BBC0-F38DC44CB22B}" type="presOf" srcId="{0A9EB004-30A1-44C3-A891-BE0573242389}" destId="{6F8F55BB-BACC-4A0F-A80D-C1D8EECC0673}" srcOrd="0" destOrd="1" presId="urn:microsoft.com/office/officeart/2005/8/layout/process3"/>
    <dgm:cxn modelId="{47650886-9849-4514-B62D-C538DAB2FDE8}" type="presOf" srcId="{F760A5C2-6D3F-42AE-B121-DE4BFA1A9AE8}" destId="{DDBD8CB1-5C12-4C49-B361-7DABEBF472F8}" srcOrd="1" destOrd="0" presId="urn:microsoft.com/office/officeart/2005/8/layout/process3"/>
    <dgm:cxn modelId="{BC5586A2-EF58-4BC9-B557-C920142A5240}" type="presOf" srcId="{F7FB643E-6AE7-4F3B-A320-2585D09B34B3}" destId="{217723B2-CCF9-46DC-A5B7-ED716B1C3FEA}" srcOrd="0" destOrd="0" presId="urn:microsoft.com/office/officeart/2005/8/layout/process3"/>
    <dgm:cxn modelId="{D3B9F7B2-7BF4-4AAB-921B-361425101A7F}" type="presOf" srcId="{80FA4612-F876-4F71-BEA9-401B6F70E215}" destId="{1CC22A37-79A5-47EC-9B47-E6A128CE114C}" srcOrd="0" destOrd="0" presId="urn:microsoft.com/office/officeart/2005/8/layout/process3"/>
    <dgm:cxn modelId="{720A7FB5-4F3B-4DDE-B463-0E9455967EB5}" srcId="{3A2D6C91-98AE-4CF6-B3C2-2D48E338E342}" destId="{C18F6CDD-04B8-4CB4-B93E-A740642F3747}" srcOrd="2" destOrd="0" parTransId="{FA22A220-D1B2-4EF7-A183-E28E44DADAF8}" sibTransId="{31505578-75D0-429A-947C-82DE9CC9951D}"/>
    <dgm:cxn modelId="{E8111ABD-0DD1-4199-99A5-2332A65C3035}" type="presOf" srcId="{3A2D6C91-98AE-4CF6-B3C2-2D48E338E342}" destId="{1D0C73EC-689F-4F7B-933D-5A1C301B14C8}" srcOrd="0" destOrd="0" presId="urn:microsoft.com/office/officeart/2005/8/layout/process3"/>
    <dgm:cxn modelId="{A56A79CA-7802-43C1-BEA8-365069EF941C}" type="presOf" srcId="{C18F6CDD-04B8-4CB4-B93E-A740642F3747}" destId="{8A433D41-C319-4095-B660-9A87A629143E}" srcOrd="0" destOrd="0" presId="urn:microsoft.com/office/officeart/2005/8/layout/process3"/>
    <dgm:cxn modelId="{79F391D7-17BC-4197-9398-E4AD80CFA7AE}" srcId="{3A2D6C91-98AE-4CF6-B3C2-2D48E338E342}" destId="{F7FB643E-6AE7-4F3B-A320-2585D09B34B3}" srcOrd="1" destOrd="0" parTransId="{8E17E715-286E-4522-85AF-6F26D3F930F8}" sibTransId="{484E698A-E9B3-47F3-A5A1-5B7F33ED35F1}"/>
    <dgm:cxn modelId="{72CA24F8-E40F-4D8D-8ED6-36A0091D23B8}" type="presOf" srcId="{484E698A-E9B3-47F3-A5A1-5B7F33ED35F1}" destId="{B23854B4-7423-41EE-B770-56447F1BD303}" srcOrd="1" destOrd="0" presId="urn:microsoft.com/office/officeart/2005/8/layout/process3"/>
    <dgm:cxn modelId="{9219F1F8-DFE9-4FB1-9745-4DCC70680EE2}" srcId="{3A2D6C91-98AE-4CF6-B3C2-2D48E338E342}" destId="{C813529D-34CD-485A-BAE9-8B2A56E2EB1A}" srcOrd="0" destOrd="0" parTransId="{6C3D7415-9195-4D36-8C49-B35831A91569}" sibTransId="{F760A5C2-6D3F-42AE-B121-DE4BFA1A9AE8}"/>
    <dgm:cxn modelId="{0569F560-BD6E-4679-80D0-58074153056C}" type="presParOf" srcId="{1D0C73EC-689F-4F7B-933D-5A1C301B14C8}" destId="{A6EF2937-F793-4AFB-8ED1-10849A8A74F7}" srcOrd="0" destOrd="0" presId="urn:microsoft.com/office/officeart/2005/8/layout/process3"/>
    <dgm:cxn modelId="{C6FD9ADF-5768-4409-96C3-F4201FCBF0DC}" type="presParOf" srcId="{A6EF2937-F793-4AFB-8ED1-10849A8A74F7}" destId="{BE8C298E-F354-40E2-9E36-D77F222A4372}" srcOrd="0" destOrd="0" presId="urn:microsoft.com/office/officeart/2005/8/layout/process3"/>
    <dgm:cxn modelId="{CFE4C7BF-D1FD-4C2E-BDA2-FC1A2EC3EA09}" type="presParOf" srcId="{A6EF2937-F793-4AFB-8ED1-10849A8A74F7}" destId="{A2695F03-A9F5-4EE7-854D-1F31D341B6D7}" srcOrd="1" destOrd="0" presId="urn:microsoft.com/office/officeart/2005/8/layout/process3"/>
    <dgm:cxn modelId="{6801D0CC-8F83-44DF-98D7-EEFE3DFDB6FF}" type="presParOf" srcId="{A6EF2937-F793-4AFB-8ED1-10849A8A74F7}" destId="{1CC22A37-79A5-47EC-9B47-E6A128CE114C}" srcOrd="2" destOrd="0" presId="urn:microsoft.com/office/officeart/2005/8/layout/process3"/>
    <dgm:cxn modelId="{49803026-5657-4E42-BC1A-159B15C7CD35}" type="presParOf" srcId="{1D0C73EC-689F-4F7B-933D-5A1C301B14C8}" destId="{9C027D20-C786-41E2-A2C6-2ED464AD7625}" srcOrd="1" destOrd="0" presId="urn:microsoft.com/office/officeart/2005/8/layout/process3"/>
    <dgm:cxn modelId="{C79CD9AA-0DA9-4735-A604-9B65884F2C5F}" type="presParOf" srcId="{9C027D20-C786-41E2-A2C6-2ED464AD7625}" destId="{DDBD8CB1-5C12-4C49-B361-7DABEBF472F8}" srcOrd="0" destOrd="0" presId="urn:microsoft.com/office/officeart/2005/8/layout/process3"/>
    <dgm:cxn modelId="{5B1F94FF-C20D-4FAF-B911-60FD311BD46B}" type="presParOf" srcId="{1D0C73EC-689F-4F7B-933D-5A1C301B14C8}" destId="{0F9865B5-C204-4CF7-9B71-AAD95A7C20BF}" srcOrd="2" destOrd="0" presId="urn:microsoft.com/office/officeart/2005/8/layout/process3"/>
    <dgm:cxn modelId="{03ED20EE-28E8-41D0-8B05-02B400E48BAD}" type="presParOf" srcId="{0F9865B5-C204-4CF7-9B71-AAD95A7C20BF}" destId="{217723B2-CCF9-46DC-A5B7-ED716B1C3FEA}" srcOrd="0" destOrd="0" presId="urn:microsoft.com/office/officeart/2005/8/layout/process3"/>
    <dgm:cxn modelId="{DAA628A7-E363-4FD3-ABFF-88423598F094}" type="presParOf" srcId="{0F9865B5-C204-4CF7-9B71-AAD95A7C20BF}" destId="{23C4727C-E381-4143-9761-B9152F3116B3}" srcOrd="1" destOrd="0" presId="urn:microsoft.com/office/officeart/2005/8/layout/process3"/>
    <dgm:cxn modelId="{64359BE8-383C-4556-B53D-A632535E6C0D}" type="presParOf" srcId="{0F9865B5-C204-4CF7-9B71-AAD95A7C20BF}" destId="{E239E1E2-2CBC-46EE-A8D2-FBA6B75541F2}" srcOrd="2" destOrd="0" presId="urn:microsoft.com/office/officeart/2005/8/layout/process3"/>
    <dgm:cxn modelId="{AE248A89-113A-4C58-AA36-91B3BE1BABA0}" type="presParOf" srcId="{1D0C73EC-689F-4F7B-933D-5A1C301B14C8}" destId="{5C308C86-1592-4281-958F-DDBBED646049}" srcOrd="3" destOrd="0" presId="urn:microsoft.com/office/officeart/2005/8/layout/process3"/>
    <dgm:cxn modelId="{E732552E-DB68-4DDD-A87A-E216094B7764}" type="presParOf" srcId="{5C308C86-1592-4281-958F-DDBBED646049}" destId="{B23854B4-7423-41EE-B770-56447F1BD303}" srcOrd="0" destOrd="0" presId="urn:microsoft.com/office/officeart/2005/8/layout/process3"/>
    <dgm:cxn modelId="{15889580-467E-402F-AE1E-990E3BB87B05}" type="presParOf" srcId="{1D0C73EC-689F-4F7B-933D-5A1C301B14C8}" destId="{7823122E-7322-4A9F-81F5-0ECEF3AC63A1}" srcOrd="4" destOrd="0" presId="urn:microsoft.com/office/officeart/2005/8/layout/process3"/>
    <dgm:cxn modelId="{1E3865D4-7880-4B9E-A271-88904FE4306C}" type="presParOf" srcId="{7823122E-7322-4A9F-81F5-0ECEF3AC63A1}" destId="{8A433D41-C319-4095-B660-9A87A629143E}" srcOrd="0" destOrd="0" presId="urn:microsoft.com/office/officeart/2005/8/layout/process3"/>
    <dgm:cxn modelId="{E3E9852B-E31A-496C-8589-E11AAD76887F}" type="presParOf" srcId="{7823122E-7322-4A9F-81F5-0ECEF3AC63A1}" destId="{5C821C74-3E9A-440F-9360-2FDA41607577}" srcOrd="1" destOrd="0" presId="urn:microsoft.com/office/officeart/2005/8/layout/process3"/>
    <dgm:cxn modelId="{C7A3E9CB-1B9C-423A-A3EF-660AC2084A49}" type="presParOf" srcId="{7823122E-7322-4A9F-81F5-0ECEF3AC63A1}" destId="{6F8F55BB-BACC-4A0F-A80D-C1D8EECC067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A2D6C91-98AE-4CF6-B3C2-2D48E338E342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C813529D-34CD-485A-BAE9-8B2A56E2EB1A}">
      <dgm:prSet phldrT="[Text]"/>
      <dgm:spPr/>
      <dgm:t>
        <a:bodyPr/>
        <a:lstStyle/>
        <a:p>
          <a:r>
            <a:rPr lang="en-US"/>
            <a:t>Match the ENI</a:t>
          </a:r>
        </a:p>
      </dgm:t>
    </dgm:pt>
    <dgm:pt modelId="{6C3D7415-9195-4D36-8C49-B35831A91569}" type="parTrans" cxnId="{9219F1F8-DFE9-4FB1-9745-4DCC70680EE2}">
      <dgm:prSet/>
      <dgm:spPr/>
      <dgm:t>
        <a:bodyPr/>
        <a:lstStyle/>
        <a:p>
          <a:endParaRPr lang="en-US"/>
        </a:p>
      </dgm:t>
    </dgm:pt>
    <dgm:pt modelId="{F760A5C2-6D3F-42AE-B121-DE4BFA1A9AE8}" type="sibTrans" cxnId="{9219F1F8-DFE9-4FB1-9745-4DCC70680EE2}">
      <dgm:prSet/>
      <dgm:spPr/>
      <dgm:t>
        <a:bodyPr/>
        <a:lstStyle/>
        <a:p>
          <a:endParaRPr lang="en-US"/>
        </a:p>
      </dgm:t>
    </dgm:pt>
    <dgm:pt modelId="{80FA4612-F876-4F71-BEA9-401B6F70E215}">
      <dgm:prSet phldrT="[Text]"/>
      <dgm:spPr/>
      <dgm:t>
        <a:bodyPr/>
        <a:lstStyle/>
        <a:p>
          <a:r>
            <a:rPr lang="en-US"/>
            <a:t>ENI match based on source mac == ENI Mac.</a:t>
          </a:r>
        </a:p>
      </dgm:t>
    </dgm:pt>
    <dgm:pt modelId="{16E95498-E54C-4A57-B6D4-4CBFB77C1D8E}" type="parTrans" cxnId="{19F7D738-BAA8-4ACD-8504-62DF9CC45C13}">
      <dgm:prSet/>
      <dgm:spPr/>
      <dgm:t>
        <a:bodyPr/>
        <a:lstStyle/>
        <a:p>
          <a:endParaRPr lang="en-US"/>
        </a:p>
      </dgm:t>
    </dgm:pt>
    <dgm:pt modelId="{60201977-A4B3-4C6B-B1C2-D473A5F1A1BE}" type="sibTrans" cxnId="{19F7D738-BAA8-4ACD-8504-62DF9CC45C13}">
      <dgm:prSet/>
      <dgm:spPr/>
      <dgm:t>
        <a:bodyPr/>
        <a:lstStyle/>
        <a:p>
          <a:endParaRPr lang="en-US"/>
        </a:p>
      </dgm:t>
    </dgm:pt>
    <dgm:pt modelId="{F7FB643E-6AE7-4F3B-A320-2585D09B34B3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8E17E715-286E-4522-85AF-6F26D3F930F8}" type="parTrans" cxnId="{79F391D7-17BC-4197-9398-E4AD80CFA7AE}">
      <dgm:prSet/>
      <dgm:spPr/>
      <dgm:t>
        <a:bodyPr/>
        <a:lstStyle/>
        <a:p>
          <a:endParaRPr lang="en-US"/>
        </a:p>
      </dgm:t>
    </dgm:pt>
    <dgm:pt modelId="{484E698A-E9B3-47F3-A5A1-5B7F33ED35F1}" type="sibTrans" cxnId="{79F391D7-17BC-4197-9398-E4AD80CFA7AE}">
      <dgm:prSet/>
      <dgm:spPr/>
      <dgm:t>
        <a:bodyPr/>
        <a:lstStyle/>
        <a:p>
          <a:endParaRPr lang="en-US"/>
        </a:p>
      </dgm:t>
    </dgm:pt>
    <dgm:pt modelId="{7DEA80E7-1738-4EE4-AE3C-B97C18E8D47E}">
      <dgm:prSet phldrT="[Text]"/>
      <dgm:spPr/>
      <dgm:t>
        <a:bodyPr/>
        <a:lstStyle/>
        <a:p>
          <a:r>
            <a:rPr lang="en-US"/>
            <a:t>Decap only if outer PA matches with the PA configured for the ENI.</a:t>
          </a:r>
        </a:p>
      </dgm:t>
    </dgm:pt>
    <dgm:pt modelId="{C8A8890A-AC30-4B0E-8599-79080ECD5EB2}" type="parTrans" cxnId="{19F4ED3C-3193-4414-83A6-4BF83DD67841}">
      <dgm:prSet/>
      <dgm:spPr/>
      <dgm:t>
        <a:bodyPr/>
        <a:lstStyle/>
        <a:p>
          <a:endParaRPr lang="en-US"/>
        </a:p>
      </dgm:t>
    </dgm:pt>
    <dgm:pt modelId="{B0519D96-7BD4-4C34-9F3E-AC34C742C26B}" type="sibTrans" cxnId="{19F4ED3C-3193-4414-83A6-4BF83DD67841}">
      <dgm:prSet/>
      <dgm:spPr/>
      <dgm:t>
        <a:bodyPr/>
        <a:lstStyle/>
        <a:p>
          <a:endParaRPr lang="en-US"/>
        </a:p>
      </dgm:t>
    </dgm:pt>
    <dgm:pt modelId="{505D99E5-D798-45A5-8929-822177B6EA5B}">
      <dgm:prSet phldrT="[Text]"/>
      <dgm:spPr/>
      <dgm:t>
        <a:bodyPr/>
        <a:lstStyle/>
        <a:p>
          <a:r>
            <a:rPr lang="en-US"/>
            <a:t>ACL1</a:t>
          </a:r>
        </a:p>
      </dgm:t>
    </dgm:pt>
    <dgm:pt modelId="{74329810-5109-419F-B36B-D91FEEF6B285}" type="parTrans" cxnId="{E6EC0CDD-5425-40BD-92F2-C062DA9F77D7}">
      <dgm:prSet/>
      <dgm:spPr/>
      <dgm:t>
        <a:bodyPr/>
        <a:lstStyle/>
        <a:p>
          <a:endParaRPr lang="en-US"/>
        </a:p>
      </dgm:t>
    </dgm:pt>
    <dgm:pt modelId="{48ACCF3E-2FB1-4CF2-87B7-11B6D5B61A0C}" type="sibTrans" cxnId="{E6EC0CDD-5425-40BD-92F2-C062DA9F77D7}">
      <dgm:prSet/>
      <dgm:spPr/>
      <dgm:t>
        <a:bodyPr/>
        <a:lstStyle/>
        <a:p>
          <a:endParaRPr lang="en-US"/>
        </a:p>
      </dgm:t>
    </dgm:pt>
    <dgm:pt modelId="{C18F6CDD-04B8-4CB4-B93E-A740642F3747}">
      <dgm:prSet phldrT="[Text]"/>
      <dgm:spPr/>
      <dgm:t>
        <a:bodyPr/>
        <a:lstStyle/>
        <a:p>
          <a:r>
            <a:rPr lang="en-US"/>
            <a:t>Create the flow</a:t>
          </a:r>
        </a:p>
      </dgm:t>
    </dgm:pt>
    <dgm:pt modelId="{FA22A220-D1B2-4EF7-A183-E28E44DADAF8}" type="parTrans" cxnId="{720A7FB5-4F3B-4DDE-B463-0E9455967EB5}">
      <dgm:prSet/>
      <dgm:spPr/>
      <dgm:t>
        <a:bodyPr/>
        <a:lstStyle/>
        <a:p>
          <a:endParaRPr lang="en-US"/>
        </a:p>
      </dgm:t>
    </dgm:pt>
    <dgm:pt modelId="{31505578-75D0-429A-947C-82DE9CC9951D}" type="sibTrans" cxnId="{720A7FB5-4F3B-4DDE-B463-0E9455967EB5}">
      <dgm:prSet/>
      <dgm:spPr/>
      <dgm:t>
        <a:bodyPr/>
        <a:lstStyle/>
        <a:p>
          <a:endParaRPr lang="en-US"/>
        </a:p>
      </dgm:t>
    </dgm:pt>
    <dgm:pt modelId="{CC450068-561A-4433-AAC9-BF7EBD76C18E}">
      <dgm:prSet phldrT="[Text]"/>
      <dgm:spPr/>
      <dgm:t>
        <a:bodyPr/>
        <a:lstStyle/>
        <a:p>
          <a:r>
            <a:rPr lang="en-US"/>
            <a:t>ACL2</a:t>
          </a:r>
        </a:p>
      </dgm:t>
    </dgm:pt>
    <dgm:pt modelId="{EAA0F15F-D8CC-43FA-A05E-C6CBC1D878A1}" type="parTrans" cxnId="{11655DBE-94F4-4038-93F7-666FF64943CC}">
      <dgm:prSet/>
      <dgm:spPr/>
      <dgm:t>
        <a:bodyPr/>
        <a:lstStyle/>
        <a:p>
          <a:endParaRPr lang="en-US"/>
        </a:p>
      </dgm:t>
    </dgm:pt>
    <dgm:pt modelId="{3A744FA3-8031-4947-82F7-5BC940109FA7}" type="sibTrans" cxnId="{11655DBE-94F4-4038-93F7-666FF64943CC}">
      <dgm:prSet/>
      <dgm:spPr/>
      <dgm:t>
        <a:bodyPr/>
        <a:lstStyle/>
        <a:p>
          <a:endParaRPr lang="en-US"/>
        </a:p>
      </dgm:t>
    </dgm:pt>
    <dgm:pt modelId="{F889D330-EEDE-430B-B7AA-C6BB263B2D48}">
      <dgm:prSet phldrT="[Text]"/>
      <dgm:spPr/>
      <dgm:t>
        <a:bodyPr/>
        <a:lstStyle/>
        <a:p>
          <a:r>
            <a:rPr lang="en-US"/>
            <a:t>ACL3</a:t>
          </a:r>
        </a:p>
      </dgm:t>
    </dgm:pt>
    <dgm:pt modelId="{67EF10D9-32E0-428E-9EEA-DD99CEA2481C}" type="parTrans" cxnId="{3C4233F6-0A8A-4529-952A-755E56192ED8}">
      <dgm:prSet/>
      <dgm:spPr/>
      <dgm:t>
        <a:bodyPr/>
        <a:lstStyle/>
        <a:p>
          <a:endParaRPr lang="en-US"/>
        </a:p>
      </dgm:t>
    </dgm:pt>
    <dgm:pt modelId="{5F0C5023-B37A-4EE3-A64F-500FBB4BA0B5}" type="sibTrans" cxnId="{3C4233F6-0A8A-4529-952A-755E56192ED8}">
      <dgm:prSet/>
      <dgm:spPr/>
      <dgm:t>
        <a:bodyPr/>
        <a:lstStyle/>
        <a:p>
          <a:endParaRPr lang="en-US"/>
        </a:p>
      </dgm:t>
    </dgm:pt>
    <dgm:pt modelId="{A3BBABA7-7C4F-467E-9C60-8D02AA148DE1}">
      <dgm:prSet phldrT="[Text]"/>
      <dgm:spPr/>
      <dgm:t>
        <a:bodyPr/>
        <a:lstStyle/>
        <a:p>
          <a:r>
            <a:rPr lang="en-US"/>
            <a:t>Outbound Route processing</a:t>
          </a:r>
        </a:p>
      </dgm:t>
    </dgm:pt>
    <dgm:pt modelId="{216E14B2-7725-4608-9181-78F322AF2E57}" type="parTrans" cxnId="{01EDB27A-29CA-4896-BE00-AF86E13B99F3}">
      <dgm:prSet/>
      <dgm:spPr/>
      <dgm:t>
        <a:bodyPr/>
        <a:lstStyle/>
        <a:p>
          <a:endParaRPr lang="en-US"/>
        </a:p>
      </dgm:t>
    </dgm:pt>
    <dgm:pt modelId="{8B763CAE-F401-4378-89A4-D3100398D651}" type="sibTrans" cxnId="{01EDB27A-29CA-4896-BE00-AF86E13B99F3}">
      <dgm:prSet/>
      <dgm:spPr/>
      <dgm:t>
        <a:bodyPr/>
        <a:lstStyle/>
        <a:p>
          <a:endParaRPr lang="en-US"/>
        </a:p>
      </dgm:t>
    </dgm:pt>
    <dgm:pt modelId="{D31F040F-DC99-4FAB-9DE3-EEBA585CE134}">
      <dgm:prSet phldrT="[Text]"/>
      <dgm:spPr/>
      <dgm:t>
        <a:bodyPr/>
        <a:lstStyle/>
        <a:p>
          <a:r>
            <a:rPr lang="en-US"/>
            <a:t>Set the DSCP bit to value x.</a:t>
          </a:r>
        </a:p>
      </dgm:t>
    </dgm:pt>
    <dgm:pt modelId="{4F3E446B-C07D-47BB-B767-86F77D69D063}" type="parTrans" cxnId="{01157AC1-B65E-4D79-9C02-723D23A513BE}">
      <dgm:prSet/>
      <dgm:spPr/>
      <dgm:t>
        <a:bodyPr/>
        <a:lstStyle/>
        <a:p>
          <a:endParaRPr lang="en-US"/>
        </a:p>
      </dgm:t>
    </dgm:pt>
    <dgm:pt modelId="{23B2AF06-E20A-49B6-83D3-5163996CAB91}" type="sibTrans" cxnId="{01157AC1-B65E-4D79-9C02-723D23A513BE}">
      <dgm:prSet/>
      <dgm:spPr/>
      <dgm:t>
        <a:bodyPr/>
        <a:lstStyle/>
        <a:p>
          <a:endParaRPr lang="en-US"/>
        </a:p>
      </dgm:t>
    </dgm:pt>
    <dgm:pt modelId="{FAC70A04-776F-4D79-943F-38A9E4F23CFE}">
      <dgm:prSet phldrT="[Text]"/>
      <dgm:spPr/>
      <dgm:t>
        <a:bodyPr/>
        <a:lstStyle/>
        <a:p>
          <a:r>
            <a:rPr lang="en-US"/>
            <a:t>Process relevent route</a:t>
          </a:r>
        </a:p>
      </dgm:t>
    </dgm:pt>
    <dgm:pt modelId="{CF8E3C9F-ADEF-475A-88CB-E1A9C5C8F78B}" type="parTrans" cxnId="{E2C07B12-C47D-4801-98F1-67CFFA08382C}">
      <dgm:prSet/>
      <dgm:spPr/>
      <dgm:t>
        <a:bodyPr/>
        <a:lstStyle/>
        <a:p>
          <a:endParaRPr lang="en-US"/>
        </a:p>
      </dgm:t>
    </dgm:pt>
    <dgm:pt modelId="{9D61942B-AC4A-4575-88A4-1151B12D8572}" type="sibTrans" cxnId="{E2C07B12-C47D-4801-98F1-67CFFA08382C}">
      <dgm:prSet/>
      <dgm:spPr/>
      <dgm:t>
        <a:bodyPr/>
        <a:lstStyle/>
        <a:p>
          <a:endParaRPr lang="en-US"/>
        </a:p>
      </dgm:t>
    </dgm:pt>
    <dgm:pt modelId="{1D0C73EC-689F-4F7B-933D-5A1C301B14C8}" type="pres">
      <dgm:prSet presAssocID="{3A2D6C91-98AE-4CF6-B3C2-2D48E338E342}" presName="linearFlow" presStyleCnt="0">
        <dgm:presLayoutVars>
          <dgm:dir/>
          <dgm:animLvl val="lvl"/>
          <dgm:resizeHandles val="exact"/>
        </dgm:presLayoutVars>
      </dgm:prSet>
      <dgm:spPr/>
    </dgm:pt>
    <dgm:pt modelId="{A6EF2937-F793-4AFB-8ED1-10849A8A74F7}" type="pres">
      <dgm:prSet presAssocID="{C813529D-34CD-485A-BAE9-8B2A56E2EB1A}" presName="composite" presStyleCnt="0"/>
      <dgm:spPr/>
    </dgm:pt>
    <dgm:pt modelId="{BE8C298E-F354-40E2-9E36-D77F222A4372}" type="pres">
      <dgm:prSet presAssocID="{C813529D-34CD-485A-BAE9-8B2A56E2EB1A}" presName="parTx" presStyleLbl="node1" presStyleIdx="0" presStyleCnt="7">
        <dgm:presLayoutVars>
          <dgm:chMax val="0"/>
          <dgm:chPref val="0"/>
          <dgm:bulletEnabled val="1"/>
        </dgm:presLayoutVars>
      </dgm:prSet>
      <dgm:spPr/>
    </dgm:pt>
    <dgm:pt modelId="{A2695F03-A9F5-4EE7-854D-1F31D341B6D7}" type="pres">
      <dgm:prSet presAssocID="{C813529D-34CD-485A-BAE9-8B2A56E2EB1A}" presName="parSh" presStyleLbl="node1" presStyleIdx="0" presStyleCnt="7"/>
      <dgm:spPr/>
    </dgm:pt>
    <dgm:pt modelId="{1CC22A37-79A5-47EC-9B47-E6A128CE114C}" type="pres">
      <dgm:prSet presAssocID="{C813529D-34CD-485A-BAE9-8B2A56E2EB1A}" presName="desTx" presStyleLbl="fgAcc1" presStyleIdx="0" presStyleCnt="7">
        <dgm:presLayoutVars>
          <dgm:bulletEnabled val="1"/>
        </dgm:presLayoutVars>
      </dgm:prSet>
      <dgm:spPr/>
    </dgm:pt>
    <dgm:pt modelId="{9C027D20-C786-41E2-A2C6-2ED464AD7625}" type="pres">
      <dgm:prSet presAssocID="{F760A5C2-6D3F-42AE-B121-DE4BFA1A9AE8}" presName="sibTrans" presStyleLbl="sibTrans2D1" presStyleIdx="0" presStyleCnt="6"/>
      <dgm:spPr/>
    </dgm:pt>
    <dgm:pt modelId="{DDBD8CB1-5C12-4C49-B361-7DABEBF472F8}" type="pres">
      <dgm:prSet presAssocID="{F760A5C2-6D3F-42AE-B121-DE4BFA1A9AE8}" presName="connTx" presStyleLbl="sibTrans2D1" presStyleIdx="0" presStyleCnt="6"/>
      <dgm:spPr/>
    </dgm:pt>
    <dgm:pt modelId="{0F9865B5-C204-4CF7-9B71-AAD95A7C20BF}" type="pres">
      <dgm:prSet presAssocID="{F7FB643E-6AE7-4F3B-A320-2585D09B34B3}" presName="composite" presStyleCnt="0"/>
      <dgm:spPr/>
    </dgm:pt>
    <dgm:pt modelId="{217723B2-CCF9-46DC-A5B7-ED716B1C3FEA}" type="pres">
      <dgm:prSet presAssocID="{F7FB643E-6AE7-4F3B-A320-2585D09B34B3}" presName="parTx" presStyleLbl="node1" presStyleIdx="0" presStyleCnt="7">
        <dgm:presLayoutVars>
          <dgm:chMax val="0"/>
          <dgm:chPref val="0"/>
          <dgm:bulletEnabled val="1"/>
        </dgm:presLayoutVars>
      </dgm:prSet>
      <dgm:spPr/>
    </dgm:pt>
    <dgm:pt modelId="{23C4727C-E381-4143-9761-B9152F3116B3}" type="pres">
      <dgm:prSet presAssocID="{F7FB643E-6AE7-4F3B-A320-2585D09B34B3}" presName="parSh" presStyleLbl="node1" presStyleIdx="1" presStyleCnt="7"/>
      <dgm:spPr/>
    </dgm:pt>
    <dgm:pt modelId="{E239E1E2-2CBC-46EE-A8D2-FBA6B75541F2}" type="pres">
      <dgm:prSet presAssocID="{F7FB643E-6AE7-4F3B-A320-2585D09B34B3}" presName="desTx" presStyleLbl="fgAcc1" presStyleIdx="1" presStyleCnt="7">
        <dgm:presLayoutVars>
          <dgm:bulletEnabled val="1"/>
        </dgm:presLayoutVars>
      </dgm:prSet>
      <dgm:spPr/>
    </dgm:pt>
    <dgm:pt modelId="{5C308C86-1592-4281-958F-DDBBED646049}" type="pres">
      <dgm:prSet presAssocID="{484E698A-E9B3-47F3-A5A1-5B7F33ED35F1}" presName="sibTrans" presStyleLbl="sibTrans2D1" presStyleIdx="1" presStyleCnt="6"/>
      <dgm:spPr/>
    </dgm:pt>
    <dgm:pt modelId="{B23854B4-7423-41EE-B770-56447F1BD303}" type="pres">
      <dgm:prSet presAssocID="{484E698A-E9B3-47F3-A5A1-5B7F33ED35F1}" presName="connTx" presStyleLbl="sibTrans2D1" presStyleIdx="1" presStyleCnt="6"/>
      <dgm:spPr/>
    </dgm:pt>
    <dgm:pt modelId="{93821E50-F4F5-4A73-A590-C6857DA78194}" type="pres">
      <dgm:prSet presAssocID="{505D99E5-D798-45A5-8929-822177B6EA5B}" presName="composite" presStyleCnt="0"/>
      <dgm:spPr/>
    </dgm:pt>
    <dgm:pt modelId="{B11B4AA4-5FD2-40BD-8C06-FEC0F48E29BA}" type="pres">
      <dgm:prSet presAssocID="{505D99E5-D798-45A5-8929-822177B6EA5B}" presName="parTx" presStyleLbl="node1" presStyleIdx="1" presStyleCnt="7">
        <dgm:presLayoutVars>
          <dgm:chMax val="0"/>
          <dgm:chPref val="0"/>
          <dgm:bulletEnabled val="1"/>
        </dgm:presLayoutVars>
      </dgm:prSet>
      <dgm:spPr/>
    </dgm:pt>
    <dgm:pt modelId="{C29241E3-C39E-4093-A104-7BB0BCA0AF89}" type="pres">
      <dgm:prSet presAssocID="{505D99E5-D798-45A5-8929-822177B6EA5B}" presName="parSh" presStyleLbl="node1" presStyleIdx="2" presStyleCnt="7"/>
      <dgm:spPr/>
    </dgm:pt>
    <dgm:pt modelId="{EDD7873A-DCBA-49B5-945C-63C6E52B86D1}" type="pres">
      <dgm:prSet presAssocID="{505D99E5-D798-45A5-8929-822177B6EA5B}" presName="desTx" presStyleLbl="fgAcc1" presStyleIdx="2" presStyleCnt="7">
        <dgm:presLayoutVars>
          <dgm:bulletEnabled val="1"/>
        </dgm:presLayoutVars>
      </dgm:prSet>
      <dgm:spPr/>
    </dgm:pt>
    <dgm:pt modelId="{49D4B9EC-E4A8-4127-8F5F-1AE97F6DD998}" type="pres">
      <dgm:prSet presAssocID="{48ACCF3E-2FB1-4CF2-87B7-11B6D5B61A0C}" presName="sibTrans" presStyleLbl="sibTrans2D1" presStyleIdx="2" presStyleCnt="6"/>
      <dgm:spPr/>
    </dgm:pt>
    <dgm:pt modelId="{E40F5F56-2653-4365-B1A8-0775B4419EE7}" type="pres">
      <dgm:prSet presAssocID="{48ACCF3E-2FB1-4CF2-87B7-11B6D5B61A0C}" presName="connTx" presStyleLbl="sibTrans2D1" presStyleIdx="2" presStyleCnt="6"/>
      <dgm:spPr/>
    </dgm:pt>
    <dgm:pt modelId="{39AECCDB-07C3-4F40-924C-7B440A78C25E}" type="pres">
      <dgm:prSet presAssocID="{CC450068-561A-4433-AAC9-BF7EBD76C18E}" presName="composite" presStyleCnt="0"/>
      <dgm:spPr/>
    </dgm:pt>
    <dgm:pt modelId="{05B36D56-7901-4540-84BC-38753A8F140D}" type="pres">
      <dgm:prSet presAssocID="{CC450068-561A-4433-AAC9-BF7EBD76C18E}" presName="parTx" presStyleLbl="node1" presStyleIdx="2" presStyleCnt="7">
        <dgm:presLayoutVars>
          <dgm:chMax val="0"/>
          <dgm:chPref val="0"/>
          <dgm:bulletEnabled val="1"/>
        </dgm:presLayoutVars>
      </dgm:prSet>
      <dgm:spPr/>
    </dgm:pt>
    <dgm:pt modelId="{47EC121A-1939-4E5B-845D-5EF26F683A98}" type="pres">
      <dgm:prSet presAssocID="{CC450068-561A-4433-AAC9-BF7EBD76C18E}" presName="parSh" presStyleLbl="node1" presStyleIdx="3" presStyleCnt="7"/>
      <dgm:spPr/>
    </dgm:pt>
    <dgm:pt modelId="{721155CE-F621-4E29-81C5-AF34E8DD7C18}" type="pres">
      <dgm:prSet presAssocID="{CC450068-561A-4433-AAC9-BF7EBD76C18E}" presName="desTx" presStyleLbl="fgAcc1" presStyleIdx="3" presStyleCnt="7">
        <dgm:presLayoutVars>
          <dgm:bulletEnabled val="1"/>
        </dgm:presLayoutVars>
      </dgm:prSet>
      <dgm:spPr/>
    </dgm:pt>
    <dgm:pt modelId="{BB67FAB2-74DC-4965-A9B4-F6902DA20EBC}" type="pres">
      <dgm:prSet presAssocID="{3A744FA3-8031-4947-82F7-5BC940109FA7}" presName="sibTrans" presStyleLbl="sibTrans2D1" presStyleIdx="3" presStyleCnt="6"/>
      <dgm:spPr/>
    </dgm:pt>
    <dgm:pt modelId="{FC5BEDFC-3E97-422C-B37C-A958564CD3C9}" type="pres">
      <dgm:prSet presAssocID="{3A744FA3-8031-4947-82F7-5BC940109FA7}" presName="connTx" presStyleLbl="sibTrans2D1" presStyleIdx="3" presStyleCnt="6"/>
      <dgm:spPr/>
    </dgm:pt>
    <dgm:pt modelId="{249888D2-3B87-434F-9351-B1D2464E7BEC}" type="pres">
      <dgm:prSet presAssocID="{F889D330-EEDE-430B-B7AA-C6BB263B2D48}" presName="composite" presStyleCnt="0"/>
      <dgm:spPr/>
    </dgm:pt>
    <dgm:pt modelId="{8D9009CB-B93D-47A1-802C-25B1A85E2D79}" type="pres">
      <dgm:prSet presAssocID="{F889D330-EEDE-430B-B7AA-C6BB263B2D48}" presName="parTx" presStyleLbl="node1" presStyleIdx="3" presStyleCnt="7">
        <dgm:presLayoutVars>
          <dgm:chMax val="0"/>
          <dgm:chPref val="0"/>
          <dgm:bulletEnabled val="1"/>
        </dgm:presLayoutVars>
      </dgm:prSet>
      <dgm:spPr/>
    </dgm:pt>
    <dgm:pt modelId="{98FFC76D-E632-4D64-B8F1-993C885F8A3C}" type="pres">
      <dgm:prSet presAssocID="{F889D330-EEDE-430B-B7AA-C6BB263B2D48}" presName="parSh" presStyleLbl="node1" presStyleIdx="4" presStyleCnt="7"/>
      <dgm:spPr/>
    </dgm:pt>
    <dgm:pt modelId="{1AC7006C-840F-436C-8D4A-80372620A91F}" type="pres">
      <dgm:prSet presAssocID="{F889D330-EEDE-430B-B7AA-C6BB263B2D48}" presName="desTx" presStyleLbl="fgAcc1" presStyleIdx="4" presStyleCnt="7">
        <dgm:presLayoutVars>
          <dgm:bulletEnabled val="1"/>
        </dgm:presLayoutVars>
      </dgm:prSet>
      <dgm:spPr/>
    </dgm:pt>
    <dgm:pt modelId="{FE403C46-1B22-4841-83F6-473461FB03E2}" type="pres">
      <dgm:prSet presAssocID="{5F0C5023-B37A-4EE3-A64F-500FBB4BA0B5}" presName="sibTrans" presStyleLbl="sibTrans2D1" presStyleIdx="4" presStyleCnt="6"/>
      <dgm:spPr/>
    </dgm:pt>
    <dgm:pt modelId="{C3633440-3D64-4767-ABB2-A648F94CAA7F}" type="pres">
      <dgm:prSet presAssocID="{5F0C5023-B37A-4EE3-A64F-500FBB4BA0B5}" presName="connTx" presStyleLbl="sibTrans2D1" presStyleIdx="4" presStyleCnt="6"/>
      <dgm:spPr/>
    </dgm:pt>
    <dgm:pt modelId="{4BDF0C80-83D8-45D4-A129-9C668FC9D3CB}" type="pres">
      <dgm:prSet presAssocID="{A3BBABA7-7C4F-467E-9C60-8D02AA148DE1}" presName="composite" presStyleCnt="0"/>
      <dgm:spPr/>
    </dgm:pt>
    <dgm:pt modelId="{76ED817F-E049-46DA-9EDD-072A3D58126F}" type="pres">
      <dgm:prSet presAssocID="{A3BBABA7-7C4F-467E-9C60-8D02AA148DE1}" presName="parTx" presStyleLbl="node1" presStyleIdx="4" presStyleCnt="7">
        <dgm:presLayoutVars>
          <dgm:chMax val="0"/>
          <dgm:chPref val="0"/>
          <dgm:bulletEnabled val="1"/>
        </dgm:presLayoutVars>
      </dgm:prSet>
      <dgm:spPr/>
    </dgm:pt>
    <dgm:pt modelId="{0F85B0D9-8875-4A03-9130-985B9E6902B0}" type="pres">
      <dgm:prSet presAssocID="{A3BBABA7-7C4F-467E-9C60-8D02AA148DE1}" presName="parSh" presStyleLbl="node1" presStyleIdx="5" presStyleCnt="7"/>
      <dgm:spPr/>
    </dgm:pt>
    <dgm:pt modelId="{0FDA6352-E5E4-4CEC-84B9-985F0212A6E0}" type="pres">
      <dgm:prSet presAssocID="{A3BBABA7-7C4F-467E-9C60-8D02AA148DE1}" presName="desTx" presStyleLbl="fgAcc1" presStyleIdx="5" presStyleCnt="7">
        <dgm:presLayoutVars>
          <dgm:bulletEnabled val="1"/>
        </dgm:presLayoutVars>
      </dgm:prSet>
      <dgm:spPr/>
    </dgm:pt>
    <dgm:pt modelId="{CFD52C68-134B-4D86-B4AE-DB8D9356416A}" type="pres">
      <dgm:prSet presAssocID="{8B763CAE-F401-4378-89A4-D3100398D651}" presName="sibTrans" presStyleLbl="sibTrans2D1" presStyleIdx="5" presStyleCnt="6"/>
      <dgm:spPr/>
    </dgm:pt>
    <dgm:pt modelId="{037AC34A-374B-43CD-877C-72A5FA93CFBF}" type="pres">
      <dgm:prSet presAssocID="{8B763CAE-F401-4378-89A4-D3100398D651}" presName="connTx" presStyleLbl="sibTrans2D1" presStyleIdx="5" presStyleCnt="6"/>
      <dgm:spPr/>
    </dgm:pt>
    <dgm:pt modelId="{7823122E-7322-4A9F-81F5-0ECEF3AC63A1}" type="pres">
      <dgm:prSet presAssocID="{C18F6CDD-04B8-4CB4-B93E-A740642F3747}" presName="composite" presStyleCnt="0"/>
      <dgm:spPr/>
    </dgm:pt>
    <dgm:pt modelId="{8A433D41-C319-4095-B660-9A87A629143E}" type="pres">
      <dgm:prSet presAssocID="{C18F6CDD-04B8-4CB4-B93E-A740642F3747}" presName="parTx" presStyleLbl="node1" presStyleIdx="5" presStyleCnt="7">
        <dgm:presLayoutVars>
          <dgm:chMax val="0"/>
          <dgm:chPref val="0"/>
          <dgm:bulletEnabled val="1"/>
        </dgm:presLayoutVars>
      </dgm:prSet>
      <dgm:spPr/>
    </dgm:pt>
    <dgm:pt modelId="{5C821C74-3E9A-440F-9360-2FDA41607577}" type="pres">
      <dgm:prSet presAssocID="{C18F6CDD-04B8-4CB4-B93E-A740642F3747}" presName="parSh" presStyleLbl="node1" presStyleIdx="6" presStyleCnt="7"/>
      <dgm:spPr/>
    </dgm:pt>
    <dgm:pt modelId="{6F8F55BB-BACC-4A0F-A80D-C1D8EECC0673}" type="pres">
      <dgm:prSet presAssocID="{C18F6CDD-04B8-4CB4-B93E-A740642F3747}" presName="desTx" presStyleLbl="fgAcc1" presStyleIdx="6" presStyleCnt="7">
        <dgm:presLayoutVars>
          <dgm:bulletEnabled val="1"/>
        </dgm:presLayoutVars>
      </dgm:prSet>
      <dgm:spPr/>
    </dgm:pt>
  </dgm:ptLst>
  <dgm:cxnLst>
    <dgm:cxn modelId="{FE639003-578C-40AA-84B8-715859714C99}" type="presOf" srcId="{C18F6CDD-04B8-4CB4-B93E-A740642F3747}" destId="{5C821C74-3E9A-440F-9360-2FDA41607577}" srcOrd="1" destOrd="0" presId="urn:microsoft.com/office/officeart/2005/8/layout/process3"/>
    <dgm:cxn modelId="{A0C74005-04B2-4F6B-B6E6-88AE25D8ECC4}" type="presOf" srcId="{C813529D-34CD-485A-BAE9-8B2A56E2EB1A}" destId="{A2695F03-A9F5-4EE7-854D-1F31D341B6D7}" srcOrd="1" destOrd="0" presId="urn:microsoft.com/office/officeart/2005/8/layout/process3"/>
    <dgm:cxn modelId="{6824400A-2248-4F03-A1C1-559703621712}" type="presOf" srcId="{5F0C5023-B37A-4EE3-A64F-500FBB4BA0B5}" destId="{FE403C46-1B22-4841-83F6-473461FB03E2}" srcOrd="0" destOrd="0" presId="urn:microsoft.com/office/officeart/2005/8/layout/process3"/>
    <dgm:cxn modelId="{882CC70A-3519-482D-ABA6-47EE49D0D7FE}" type="presOf" srcId="{48ACCF3E-2FB1-4CF2-87B7-11B6D5B61A0C}" destId="{E40F5F56-2653-4365-B1A8-0775B4419EE7}" srcOrd="1" destOrd="0" presId="urn:microsoft.com/office/officeart/2005/8/layout/process3"/>
    <dgm:cxn modelId="{AAED640F-6B6C-4508-AC5D-9E76A9C5608E}" type="presOf" srcId="{CC450068-561A-4433-AAC9-BF7EBD76C18E}" destId="{47EC121A-1939-4E5B-845D-5EF26F683A98}" srcOrd="1" destOrd="0" presId="urn:microsoft.com/office/officeart/2005/8/layout/process3"/>
    <dgm:cxn modelId="{E2C07B12-C47D-4801-98F1-67CFFA08382C}" srcId="{A3BBABA7-7C4F-467E-9C60-8D02AA148DE1}" destId="{FAC70A04-776F-4D79-943F-38A9E4F23CFE}" srcOrd="1" destOrd="0" parTransId="{CF8E3C9F-ADEF-475A-88CB-E1A9C5C8F78B}" sibTransId="{9D61942B-AC4A-4575-88A4-1151B12D8572}"/>
    <dgm:cxn modelId="{5C73B619-BE68-4C76-82DE-79903B1D47BD}" type="presOf" srcId="{F7FB643E-6AE7-4F3B-A320-2585D09B34B3}" destId="{23C4727C-E381-4143-9761-B9152F3116B3}" srcOrd="1" destOrd="0" presId="urn:microsoft.com/office/officeart/2005/8/layout/process3"/>
    <dgm:cxn modelId="{EC007630-D9D9-454A-AD6E-6FFC2E0DE04E}" type="presOf" srcId="{A3BBABA7-7C4F-467E-9C60-8D02AA148DE1}" destId="{0F85B0D9-8875-4A03-9130-985B9E6902B0}" srcOrd="1" destOrd="0" presId="urn:microsoft.com/office/officeart/2005/8/layout/process3"/>
    <dgm:cxn modelId="{AEEB9938-DEFF-40AB-837D-7AD85E5037D8}" type="presOf" srcId="{7DEA80E7-1738-4EE4-AE3C-B97C18E8D47E}" destId="{E239E1E2-2CBC-46EE-A8D2-FBA6B75541F2}" srcOrd="0" destOrd="0" presId="urn:microsoft.com/office/officeart/2005/8/layout/process3"/>
    <dgm:cxn modelId="{19F7D738-BAA8-4ACD-8504-62DF9CC45C13}" srcId="{C813529D-34CD-485A-BAE9-8B2A56E2EB1A}" destId="{80FA4612-F876-4F71-BEA9-401B6F70E215}" srcOrd="0" destOrd="0" parTransId="{16E95498-E54C-4A57-B6D4-4CBFB77C1D8E}" sibTransId="{60201977-A4B3-4C6B-B1C2-D473A5F1A1BE}"/>
    <dgm:cxn modelId="{A356F93B-36EA-4FF8-8A78-8A5EA098C0CF}" type="presOf" srcId="{484E698A-E9B3-47F3-A5A1-5B7F33ED35F1}" destId="{5C308C86-1592-4281-958F-DDBBED646049}" srcOrd="0" destOrd="0" presId="urn:microsoft.com/office/officeart/2005/8/layout/process3"/>
    <dgm:cxn modelId="{19F4ED3C-3193-4414-83A6-4BF83DD67841}" srcId="{F7FB643E-6AE7-4F3B-A320-2585D09B34B3}" destId="{7DEA80E7-1738-4EE4-AE3C-B97C18E8D47E}" srcOrd="0" destOrd="0" parTransId="{C8A8890A-AC30-4B0E-8599-79080ECD5EB2}" sibTransId="{B0519D96-7BD4-4C34-9F3E-AC34C742C26B}"/>
    <dgm:cxn modelId="{EC7DD13D-6D1A-441B-8D83-DDE3E7FDF645}" type="presOf" srcId="{3A744FA3-8031-4947-82F7-5BC940109FA7}" destId="{BB67FAB2-74DC-4965-A9B4-F6902DA20EBC}" srcOrd="0" destOrd="0" presId="urn:microsoft.com/office/officeart/2005/8/layout/process3"/>
    <dgm:cxn modelId="{314BC73F-ABFB-43D8-A10C-BF6EF101622E}" type="presOf" srcId="{8B763CAE-F401-4378-89A4-D3100398D651}" destId="{037AC34A-374B-43CD-877C-72A5FA93CFBF}" srcOrd="1" destOrd="0" presId="urn:microsoft.com/office/officeart/2005/8/layout/process3"/>
    <dgm:cxn modelId="{B0A4935B-28F4-4FF3-AA96-D4A709C56C4F}" type="presOf" srcId="{C813529D-34CD-485A-BAE9-8B2A56E2EB1A}" destId="{BE8C298E-F354-40E2-9E36-D77F222A4372}" srcOrd="0" destOrd="0" presId="urn:microsoft.com/office/officeart/2005/8/layout/process3"/>
    <dgm:cxn modelId="{D4FA2B43-9D70-4D47-B67E-55FF05A75986}" type="presOf" srcId="{5F0C5023-B37A-4EE3-A64F-500FBB4BA0B5}" destId="{C3633440-3D64-4767-ABB2-A648F94CAA7F}" srcOrd="1" destOrd="0" presId="urn:microsoft.com/office/officeart/2005/8/layout/process3"/>
    <dgm:cxn modelId="{B41CF065-BF12-4E84-B3A7-6EAFFED131B5}" type="presOf" srcId="{F760A5C2-6D3F-42AE-B121-DE4BFA1A9AE8}" destId="{9C027D20-C786-41E2-A2C6-2ED464AD7625}" srcOrd="0" destOrd="0" presId="urn:microsoft.com/office/officeart/2005/8/layout/process3"/>
    <dgm:cxn modelId="{01EDB27A-29CA-4896-BE00-AF86E13B99F3}" srcId="{3A2D6C91-98AE-4CF6-B3C2-2D48E338E342}" destId="{A3BBABA7-7C4F-467E-9C60-8D02AA148DE1}" srcOrd="5" destOrd="0" parTransId="{216E14B2-7725-4608-9181-78F322AF2E57}" sibTransId="{8B763CAE-F401-4378-89A4-D3100398D651}"/>
    <dgm:cxn modelId="{47650886-9849-4514-B62D-C538DAB2FDE8}" type="presOf" srcId="{F760A5C2-6D3F-42AE-B121-DE4BFA1A9AE8}" destId="{DDBD8CB1-5C12-4C49-B361-7DABEBF472F8}" srcOrd="1" destOrd="0" presId="urn:microsoft.com/office/officeart/2005/8/layout/process3"/>
    <dgm:cxn modelId="{C7887A91-7F86-4CE0-A8F7-7FC6FB254350}" type="presOf" srcId="{FAC70A04-776F-4D79-943F-38A9E4F23CFE}" destId="{0FDA6352-E5E4-4CEC-84B9-985F0212A6E0}" srcOrd="0" destOrd="1" presId="urn:microsoft.com/office/officeart/2005/8/layout/process3"/>
    <dgm:cxn modelId="{BC5586A2-EF58-4BC9-B557-C920142A5240}" type="presOf" srcId="{F7FB643E-6AE7-4F3B-A320-2585D09B34B3}" destId="{217723B2-CCF9-46DC-A5B7-ED716B1C3FEA}" srcOrd="0" destOrd="0" presId="urn:microsoft.com/office/officeart/2005/8/layout/process3"/>
    <dgm:cxn modelId="{501FD4AA-2A90-4E5D-A2AC-6458CB3DCCAD}" type="presOf" srcId="{D31F040F-DC99-4FAB-9DE3-EEBA585CE134}" destId="{0FDA6352-E5E4-4CEC-84B9-985F0212A6E0}" srcOrd="0" destOrd="0" presId="urn:microsoft.com/office/officeart/2005/8/layout/process3"/>
    <dgm:cxn modelId="{1C16C7B0-4C50-4104-BAC7-C3749841A01F}" type="presOf" srcId="{8B763CAE-F401-4378-89A4-D3100398D651}" destId="{CFD52C68-134B-4D86-B4AE-DB8D9356416A}" srcOrd="0" destOrd="0" presId="urn:microsoft.com/office/officeart/2005/8/layout/process3"/>
    <dgm:cxn modelId="{D3B9F7B2-7BF4-4AAB-921B-361425101A7F}" type="presOf" srcId="{80FA4612-F876-4F71-BEA9-401B6F70E215}" destId="{1CC22A37-79A5-47EC-9B47-E6A128CE114C}" srcOrd="0" destOrd="0" presId="urn:microsoft.com/office/officeart/2005/8/layout/process3"/>
    <dgm:cxn modelId="{81E614B3-17AC-490E-8B4C-363B8273C58F}" type="presOf" srcId="{505D99E5-D798-45A5-8929-822177B6EA5B}" destId="{C29241E3-C39E-4093-A104-7BB0BCA0AF89}" srcOrd="1" destOrd="0" presId="urn:microsoft.com/office/officeart/2005/8/layout/process3"/>
    <dgm:cxn modelId="{720A7FB5-4F3B-4DDE-B463-0E9455967EB5}" srcId="{3A2D6C91-98AE-4CF6-B3C2-2D48E338E342}" destId="{C18F6CDD-04B8-4CB4-B93E-A740642F3747}" srcOrd="6" destOrd="0" parTransId="{FA22A220-D1B2-4EF7-A183-E28E44DADAF8}" sibTransId="{31505578-75D0-429A-947C-82DE9CC9951D}"/>
    <dgm:cxn modelId="{EED35AB9-39EE-4079-9119-93D95745C313}" type="presOf" srcId="{F889D330-EEDE-430B-B7AA-C6BB263B2D48}" destId="{98FFC76D-E632-4D64-B8F1-993C885F8A3C}" srcOrd="1" destOrd="0" presId="urn:microsoft.com/office/officeart/2005/8/layout/process3"/>
    <dgm:cxn modelId="{0E80EFBB-2B0E-406B-9613-F00FFA2203C3}" type="presOf" srcId="{A3BBABA7-7C4F-467E-9C60-8D02AA148DE1}" destId="{76ED817F-E049-46DA-9EDD-072A3D58126F}" srcOrd="0" destOrd="0" presId="urn:microsoft.com/office/officeart/2005/8/layout/process3"/>
    <dgm:cxn modelId="{E8111ABD-0DD1-4199-99A5-2332A65C3035}" type="presOf" srcId="{3A2D6C91-98AE-4CF6-B3C2-2D48E338E342}" destId="{1D0C73EC-689F-4F7B-933D-5A1C301B14C8}" srcOrd="0" destOrd="0" presId="urn:microsoft.com/office/officeart/2005/8/layout/process3"/>
    <dgm:cxn modelId="{11655DBE-94F4-4038-93F7-666FF64943CC}" srcId="{3A2D6C91-98AE-4CF6-B3C2-2D48E338E342}" destId="{CC450068-561A-4433-AAC9-BF7EBD76C18E}" srcOrd="3" destOrd="0" parTransId="{EAA0F15F-D8CC-43FA-A05E-C6CBC1D878A1}" sibTransId="{3A744FA3-8031-4947-82F7-5BC940109FA7}"/>
    <dgm:cxn modelId="{01157AC1-B65E-4D79-9C02-723D23A513BE}" srcId="{A3BBABA7-7C4F-467E-9C60-8D02AA148DE1}" destId="{D31F040F-DC99-4FAB-9DE3-EEBA585CE134}" srcOrd="0" destOrd="0" parTransId="{4F3E446B-C07D-47BB-B767-86F77D69D063}" sibTransId="{23B2AF06-E20A-49B6-83D3-5163996CAB91}"/>
    <dgm:cxn modelId="{A56A79CA-7802-43C1-BEA8-365069EF941C}" type="presOf" srcId="{C18F6CDD-04B8-4CB4-B93E-A740642F3747}" destId="{8A433D41-C319-4095-B660-9A87A629143E}" srcOrd="0" destOrd="0" presId="urn:microsoft.com/office/officeart/2005/8/layout/process3"/>
    <dgm:cxn modelId="{A83C0CCB-931D-40F7-95C7-E00EEAF3C1B6}" type="presOf" srcId="{505D99E5-D798-45A5-8929-822177B6EA5B}" destId="{B11B4AA4-5FD2-40BD-8C06-FEC0F48E29BA}" srcOrd="0" destOrd="0" presId="urn:microsoft.com/office/officeart/2005/8/layout/process3"/>
    <dgm:cxn modelId="{AED670D5-2846-4120-BA38-0027924F49B1}" type="presOf" srcId="{48ACCF3E-2FB1-4CF2-87B7-11B6D5B61A0C}" destId="{49D4B9EC-E4A8-4127-8F5F-1AE97F6DD998}" srcOrd="0" destOrd="0" presId="urn:microsoft.com/office/officeart/2005/8/layout/process3"/>
    <dgm:cxn modelId="{79F391D7-17BC-4197-9398-E4AD80CFA7AE}" srcId="{3A2D6C91-98AE-4CF6-B3C2-2D48E338E342}" destId="{F7FB643E-6AE7-4F3B-A320-2585D09B34B3}" srcOrd="1" destOrd="0" parTransId="{8E17E715-286E-4522-85AF-6F26D3F930F8}" sibTransId="{484E698A-E9B3-47F3-A5A1-5B7F33ED35F1}"/>
    <dgm:cxn modelId="{E6EC0CDD-5425-40BD-92F2-C062DA9F77D7}" srcId="{3A2D6C91-98AE-4CF6-B3C2-2D48E338E342}" destId="{505D99E5-D798-45A5-8929-822177B6EA5B}" srcOrd="2" destOrd="0" parTransId="{74329810-5109-419F-B36B-D91FEEF6B285}" sibTransId="{48ACCF3E-2FB1-4CF2-87B7-11B6D5B61A0C}"/>
    <dgm:cxn modelId="{2461B8DF-38E9-4625-9EFF-5FAD7B714763}" type="presOf" srcId="{F889D330-EEDE-430B-B7AA-C6BB263B2D48}" destId="{8D9009CB-B93D-47A1-802C-25B1A85E2D79}" srcOrd="0" destOrd="0" presId="urn:microsoft.com/office/officeart/2005/8/layout/process3"/>
    <dgm:cxn modelId="{19A951E6-B0ED-4AA7-A555-3C60676614A6}" type="presOf" srcId="{CC450068-561A-4433-AAC9-BF7EBD76C18E}" destId="{05B36D56-7901-4540-84BC-38753A8F140D}" srcOrd="0" destOrd="0" presId="urn:microsoft.com/office/officeart/2005/8/layout/process3"/>
    <dgm:cxn modelId="{22B4E0E7-13A3-49CA-8CB9-302A5765F950}" type="presOf" srcId="{3A744FA3-8031-4947-82F7-5BC940109FA7}" destId="{FC5BEDFC-3E97-422C-B37C-A958564CD3C9}" srcOrd="1" destOrd="0" presId="urn:microsoft.com/office/officeart/2005/8/layout/process3"/>
    <dgm:cxn modelId="{3C4233F6-0A8A-4529-952A-755E56192ED8}" srcId="{3A2D6C91-98AE-4CF6-B3C2-2D48E338E342}" destId="{F889D330-EEDE-430B-B7AA-C6BB263B2D48}" srcOrd="4" destOrd="0" parTransId="{67EF10D9-32E0-428E-9EEA-DD99CEA2481C}" sibTransId="{5F0C5023-B37A-4EE3-A64F-500FBB4BA0B5}"/>
    <dgm:cxn modelId="{72CA24F8-E40F-4D8D-8ED6-36A0091D23B8}" type="presOf" srcId="{484E698A-E9B3-47F3-A5A1-5B7F33ED35F1}" destId="{B23854B4-7423-41EE-B770-56447F1BD303}" srcOrd="1" destOrd="0" presId="urn:microsoft.com/office/officeart/2005/8/layout/process3"/>
    <dgm:cxn modelId="{9219F1F8-DFE9-4FB1-9745-4DCC70680EE2}" srcId="{3A2D6C91-98AE-4CF6-B3C2-2D48E338E342}" destId="{C813529D-34CD-485A-BAE9-8B2A56E2EB1A}" srcOrd="0" destOrd="0" parTransId="{6C3D7415-9195-4D36-8C49-B35831A91569}" sibTransId="{F760A5C2-6D3F-42AE-B121-DE4BFA1A9AE8}"/>
    <dgm:cxn modelId="{0569F560-BD6E-4679-80D0-58074153056C}" type="presParOf" srcId="{1D0C73EC-689F-4F7B-933D-5A1C301B14C8}" destId="{A6EF2937-F793-4AFB-8ED1-10849A8A74F7}" srcOrd="0" destOrd="0" presId="urn:microsoft.com/office/officeart/2005/8/layout/process3"/>
    <dgm:cxn modelId="{C6FD9ADF-5768-4409-96C3-F4201FCBF0DC}" type="presParOf" srcId="{A6EF2937-F793-4AFB-8ED1-10849A8A74F7}" destId="{BE8C298E-F354-40E2-9E36-D77F222A4372}" srcOrd="0" destOrd="0" presId="urn:microsoft.com/office/officeart/2005/8/layout/process3"/>
    <dgm:cxn modelId="{CFE4C7BF-D1FD-4C2E-BDA2-FC1A2EC3EA09}" type="presParOf" srcId="{A6EF2937-F793-4AFB-8ED1-10849A8A74F7}" destId="{A2695F03-A9F5-4EE7-854D-1F31D341B6D7}" srcOrd="1" destOrd="0" presId="urn:microsoft.com/office/officeart/2005/8/layout/process3"/>
    <dgm:cxn modelId="{6801D0CC-8F83-44DF-98D7-EEFE3DFDB6FF}" type="presParOf" srcId="{A6EF2937-F793-4AFB-8ED1-10849A8A74F7}" destId="{1CC22A37-79A5-47EC-9B47-E6A128CE114C}" srcOrd="2" destOrd="0" presId="urn:microsoft.com/office/officeart/2005/8/layout/process3"/>
    <dgm:cxn modelId="{49803026-5657-4E42-BC1A-159B15C7CD35}" type="presParOf" srcId="{1D0C73EC-689F-4F7B-933D-5A1C301B14C8}" destId="{9C027D20-C786-41E2-A2C6-2ED464AD7625}" srcOrd="1" destOrd="0" presId="urn:microsoft.com/office/officeart/2005/8/layout/process3"/>
    <dgm:cxn modelId="{C79CD9AA-0DA9-4735-A604-9B65884F2C5F}" type="presParOf" srcId="{9C027D20-C786-41E2-A2C6-2ED464AD7625}" destId="{DDBD8CB1-5C12-4C49-B361-7DABEBF472F8}" srcOrd="0" destOrd="0" presId="urn:microsoft.com/office/officeart/2005/8/layout/process3"/>
    <dgm:cxn modelId="{5B1F94FF-C20D-4FAF-B911-60FD311BD46B}" type="presParOf" srcId="{1D0C73EC-689F-4F7B-933D-5A1C301B14C8}" destId="{0F9865B5-C204-4CF7-9B71-AAD95A7C20BF}" srcOrd="2" destOrd="0" presId="urn:microsoft.com/office/officeart/2005/8/layout/process3"/>
    <dgm:cxn modelId="{03ED20EE-28E8-41D0-8B05-02B400E48BAD}" type="presParOf" srcId="{0F9865B5-C204-4CF7-9B71-AAD95A7C20BF}" destId="{217723B2-CCF9-46DC-A5B7-ED716B1C3FEA}" srcOrd="0" destOrd="0" presId="urn:microsoft.com/office/officeart/2005/8/layout/process3"/>
    <dgm:cxn modelId="{DAA628A7-E363-4FD3-ABFF-88423598F094}" type="presParOf" srcId="{0F9865B5-C204-4CF7-9B71-AAD95A7C20BF}" destId="{23C4727C-E381-4143-9761-B9152F3116B3}" srcOrd="1" destOrd="0" presId="urn:microsoft.com/office/officeart/2005/8/layout/process3"/>
    <dgm:cxn modelId="{64359BE8-383C-4556-B53D-A632535E6C0D}" type="presParOf" srcId="{0F9865B5-C204-4CF7-9B71-AAD95A7C20BF}" destId="{E239E1E2-2CBC-46EE-A8D2-FBA6B75541F2}" srcOrd="2" destOrd="0" presId="urn:microsoft.com/office/officeart/2005/8/layout/process3"/>
    <dgm:cxn modelId="{AE248A89-113A-4C58-AA36-91B3BE1BABA0}" type="presParOf" srcId="{1D0C73EC-689F-4F7B-933D-5A1C301B14C8}" destId="{5C308C86-1592-4281-958F-DDBBED646049}" srcOrd="3" destOrd="0" presId="urn:microsoft.com/office/officeart/2005/8/layout/process3"/>
    <dgm:cxn modelId="{E732552E-DB68-4DDD-A87A-E216094B7764}" type="presParOf" srcId="{5C308C86-1592-4281-958F-DDBBED646049}" destId="{B23854B4-7423-41EE-B770-56447F1BD303}" srcOrd="0" destOrd="0" presId="urn:microsoft.com/office/officeart/2005/8/layout/process3"/>
    <dgm:cxn modelId="{573943B9-67D8-4FC9-9987-6E81A108848B}" type="presParOf" srcId="{1D0C73EC-689F-4F7B-933D-5A1C301B14C8}" destId="{93821E50-F4F5-4A73-A590-C6857DA78194}" srcOrd="4" destOrd="0" presId="urn:microsoft.com/office/officeart/2005/8/layout/process3"/>
    <dgm:cxn modelId="{1FE9CDBC-D7AC-4BE6-836B-511FA67605A5}" type="presParOf" srcId="{93821E50-F4F5-4A73-A590-C6857DA78194}" destId="{B11B4AA4-5FD2-40BD-8C06-FEC0F48E29BA}" srcOrd="0" destOrd="0" presId="urn:microsoft.com/office/officeart/2005/8/layout/process3"/>
    <dgm:cxn modelId="{63148506-BDF2-40D5-B77D-BA9377D5E8FE}" type="presParOf" srcId="{93821E50-F4F5-4A73-A590-C6857DA78194}" destId="{C29241E3-C39E-4093-A104-7BB0BCA0AF89}" srcOrd="1" destOrd="0" presId="urn:microsoft.com/office/officeart/2005/8/layout/process3"/>
    <dgm:cxn modelId="{825F485D-123B-47B4-9235-A3FC0E7F3428}" type="presParOf" srcId="{93821E50-F4F5-4A73-A590-C6857DA78194}" destId="{EDD7873A-DCBA-49B5-945C-63C6E52B86D1}" srcOrd="2" destOrd="0" presId="urn:microsoft.com/office/officeart/2005/8/layout/process3"/>
    <dgm:cxn modelId="{BD85C8D3-8F3B-412C-A557-D5EDA92B6F7D}" type="presParOf" srcId="{1D0C73EC-689F-4F7B-933D-5A1C301B14C8}" destId="{49D4B9EC-E4A8-4127-8F5F-1AE97F6DD998}" srcOrd="5" destOrd="0" presId="urn:microsoft.com/office/officeart/2005/8/layout/process3"/>
    <dgm:cxn modelId="{B0CC1833-39A6-41B7-BD4E-0E5CF28B14E4}" type="presParOf" srcId="{49D4B9EC-E4A8-4127-8F5F-1AE97F6DD998}" destId="{E40F5F56-2653-4365-B1A8-0775B4419EE7}" srcOrd="0" destOrd="0" presId="urn:microsoft.com/office/officeart/2005/8/layout/process3"/>
    <dgm:cxn modelId="{3288C767-9D4F-42AB-A1F2-2494D313ACFE}" type="presParOf" srcId="{1D0C73EC-689F-4F7B-933D-5A1C301B14C8}" destId="{39AECCDB-07C3-4F40-924C-7B440A78C25E}" srcOrd="6" destOrd="0" presId="urn:microsoft.com/office/officeart/2005/8/layout/process3"/>
    <dgm:cxn modelId="{0A524467-F7AA-4491-B38C-77FAFBCEA4DF}" type="presParOf" srcId="{39AECCDB-07C3-4F40-924C-7B440A78C25E}" destId="{05B36D56-7901-4540-84BC-38753A8F140D}" srcOrd="0" destOrd="0" presId="urn:microsoft.com/office/officeart/2005/8/layout/process3"/>
    <dgm:cxn modelId="{0E77EFFB-38C3-4348-90AB-7F365266C280}" type="presParOf" srcId="{39AECCDB-07C3-4F40-924C-7B440A78C25E}" destId="{47EC121A-1939-4E5B-845D-5EF26F683A98}" srcOrd="1" destOrd="0" presId="urn:microsoft.com/office/officeart/2005/8/layout/process3"/>
    <dgm:cxn modelId="{A85A0277-9574-4577-82CF-8DD108DF63AE}" type="presParOf" srcId="{39AECCDB-07C3-4F40-924C-7B440A78C25E}" destId="{721155CE-F621-4E29-81C5-AF34E8DD7C18}" srcOrd="2" destOrd="0" presId="urn:microsoft.com/office/officeart/2005/8/layout/process3"/>
    <dgm:cxn modelId="{387F5077-740C-434C-919D-98A79841C8B7}" type="presParOf" srcId="{1D0C73EC-689F-4F7B-933D-5A1C301B14C8}" destId="{BB67FAB2-74DC-4965-A9B4-F6902DA20EBC}" srcOrd="7" destOrd="0" presId="urn:microsoft.com/office/officeart/2005/8/layout/process3"/>
    <dgm:cxn modelId="{8F7B1D59-DB16-4184-82C0-BED599C9E0A7}" type="presParOf" srcId="{BB67FAB2-74DC-4965-A9B4-F6902DA20EBC}" destId="{FC5BEDFC-3E97-422C-B37C-A958564CD3C9}" srcOrd="0" destOrd="0" presId="urn:microsoft.com/office/officeart/2005/8/layout/process3"/>
    <dgm:cxn modelId="{ADA1B3CA-88AF-4876-8943-20D12EB9E830}" type="presParOf" srcId="{1D0C73EC-689F-4F7B-933D-5A1C301B14C8}" destId="{249888D2-3B87-434F-9351-B1D2464E7BEC}" srcOrd="8" destOrd="0" presId="urn:microsoft.com/office/officeart/2005/8/layout/process3"/>
    <dgm:cxn modelId="{759B3343-92D4-4BB7-AE92-246DA5331D61}" type="presParOf" srcId="{249888D2-3B87-434F-9351-B1D2464E7BEC}" destId="{8D9009CB-B93D-47A1-802C-25B1A85E2D79}" srcOrd="0" destOrd="0" presId="urn:microsoft.com/office/officeart/2005/8/layout/process3"/>
    <dgm:cxn modelId="{D525ED52-AD41-4D39-8651-451BC1A7C032}" type="presParOf" srcId="{249888D2-3B87-434F-9351-B1D2464E7BEC}" destId="{98FFC76D-E632-4D64-B8F1-993C885F8A3C}" srcOrd="1" destOrd="0" presId="urn:microsoft.com/office/officeart/2005/8/layout/process3"/>
    <dgm:cxn modelId="{9187D758-B7DC-4667-8844-535661E221E7}" type="presParOf" srcId="{249888D2-3B87-434F-9351-B1D2464E7BEC}" destId="{1AC7006C-840F-436C-8D4A-80372620A91F}" srcOrd="2" destOrd="0" presId="urn:microsoft.com/office/officeart/2005/8/layout/process3"/>
    <dgm:cxn modelId="{D9D9ED5E-60C6-473E-B944-3CD19FFB5C46}" type="presParOf" srcId="{1D0C73EC-689F-4F7B-933D-5A1C301B14C8}" destId="{FE403C46-1B22-4841-83F6-473461FB03E2}" srcOrd="9" destOrd="0" presId="urn:microsoft.com/office/officeart/2005/8/layout/process3"/>
    <dgm:cxn modelId="{126BF955-C801-4D9F-9F69-F2F148702986}" type="presParOf" srcId="{FE403C46-1B22-4841-83F6-473461FB03E2}" destId="{C3633440-3D64-4767-ABB2-A648F94CAA7F}" srcOrd="0" destOrd="0" presId="urn:microsoft.com/office/officeart/2005/8/layout/process3"/>
    <dgm:cxn modelId="{C6FC1320-D42D-48E8-83A5-A44E40671009}" type="presParOf" srcId="{1D0C73EC-689F-4F7B-933D-5A1C301B14C8}" destId="{4BDF0C80-83D8-45D4-A129-9C668FC9D3CB}" srcOrd="10" destOrd="0" presId="urn:microsoft.com/office/officeart/2005/8/layout/process3"/>
    <dgm:cxn modelId="{429FF94E-82DB-4A30-97A6-54813E58176C}" type="presParOf" srcId="{4BDF0C80-83D8-45D4-A129-9C668FC9D3CB}" destId="{76ED817F-E049-46DA-9EDD-072A3D58126F}" srcOrd="0" destOrd="0" presId="urn:microsoft.com/office/officeart/2005/8/layout/process3"/>
    <dgm:cxn modelId="{1189A1E7-9DAA-4F6A-8871-4AFA34A58034}" type="presParOf" srcId="{4BDF0C80-83D8-45D4-A129-9C668FC9D3CB}" destId="{0F85B0D9-8875-4A03-9130-985B9E6902B0}" srcOrd="1" destOrd="0" presId="urn:microsoft.com/office/officeart/2005/8/layout/process3"/>
    <dgm:cxn modelId="{EC9F5C8D-F12B-4E9E-87A8-6927C7C69A43}" type="presParOf" srcId="{4BDF0C80-83D8-45D4-A129-9C668FC9D3CB}" destId="{0FDA6352-E5E4-4CEC-84B9-985F0212A6E0}" srcOrd="2" destOrd="0" presId="urn:microsoft.com/office/officeart/2005/8/layout/process3"/>
    <dgm:cxn modelId="{96DBBDEB-267A-4B69-B81F-B3FEF44C2385}" type="presParOf" srcId="{1D0C73EC-689F-4F7B-933D-5A1C301B14C8}" destId="{CFD52C68-134B-4D86-B4AE-DB8D9356416A}" srcOrd="11" destOrd="0" presId="urn:microsoft.com/office/officeart/2005/8/layout/process3"/>
    <dgm:cxn modelId="{A1B89E64-42AB-429A-B640-50FB6D9B96A7}" type="presParOf" srcId="{CFD52C68-134B-4D86-B4AE-DB8D9356416A}" destId="{037AC34A-374B-43CD-877C-72A5FA93CFBF}" srcOrd="0" destOrd="0" presId="urn:microsoft.com/office/officeart/2005/8/layout/process3"/>
    <dgm:cxn modelId="{15889580-467E-402F-AE1E-990E3BB87B05}" type="presParOf" srcId="{1D0C73EC-689F-4F7B-933D-5A1C301B14C8}" destId="{7823122E-7322-4A9F-81F5-0ECEF3AC63A1}" srcOrd="12" destOrd="0" presId="urn:microsoft.com/office/officeart/2005/8/layout/process3"/>
    <dgm:cxn modelId="{1E3865D4-7880-4B9E-A271-88904FE4306C}" type="presParOf" srcId="{7823122E-7322-4A9F-81F5-0ECEF3AC63A1}" destId="{8A433D41-C319-4095-B660-9A87A629143E}" srcOrd="0" destOrd="0" presId="urn:microsoft.com/office/officeart/2005/8/layout/process3"/>
    <dgm:cxn modelId="{E3E9852B-E31A-496C-8589-E11AAD76887F}" type="presParOf" srcId="{7823122E-7322-4A9F-81F5-0ECEF3AC63A1}" destId="{5C821C74-3E9A-440F-9360-2FDA41607577}" srcOrd="1" destOrd="0" presId="urn:microsoft.com/office/officeart/2005/8/layout/process3"/>
    <dgm:cxn modelId="{C7A3E9CB-1B9C-423A-A3EF-660AC2084A49}" type="presParOf" srcId="{7823122E-7322-4A9F-81F5-0ECEF3AC63A1}" destId="{6F8F55BB-BACC-4A0F-A80D-C1D8EECC067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5C57C9-B346-414F-A229-CD7092DD0B62}">
      <dsp:nvSpPr>
        <dsp:cNvPr id="0" name=""/>
        <dsp:cNvSpPr/>
      </dsp:nvSpPr>
      <dsp:spPr>
        <a:xfrm>
          <a:off x="5732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Match the ENI </a:t>
          </a:r>
        </a:p>
      </dsp:txBody>
      <dsp:txXfrm>
        <a:off x="5732" y="174810"/>
        <a:ext cx="2606562" cy="403200"/>
      </dsp:txXfrm>
    </dsp:sp>
    <dsp:sp modelId="{5D9723AB-1F26-438E-AA5D-49DA8232F2C6}">
      <dsp:nvSpPr>
        <dsp:cNvPr id="0" name=""/>
        <dsp:cNvSpPr/>
      </dsp:nvSpPr>
      <dsp:spPr>
        <a:xfrm>
          <a:off x="539606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ENI match based on destination mac == ENI Mac.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400" kern="1200"/>
        </a:p>
      </dsp:txBody>
      <dsp:txXfrm>
        <a:off x="565439" y="603843"/>
        <a:ext cx="2554896" cy="830334"/>
      </dsp:txXfrm>
    </dsp:sp>
    <dsp:sp modelId="{317B6186-1938-492A-B1B1-CAA02F3BC14E}">
      <dsp:nvSpPr>
        <dsp:cNvPr id="0" name=""/>
        <dsp:cNvSpPr/>
      </dsp:nvSpPr>
      <dsp:spPr>
        <a:xfrm>
          <a:off x="3007440" y="51931"/>
          <a:ext cx="837708" cy="648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3007440" y="181723"/>
        <a:ext cx="643021" cy="389374"/>
      </dsp:txXfrm>
    </dsp:sp>
    <dsp:sp modelId="{1B4ECB04-3B7D-4581-AAE1-66603A427689}">
      <dsp:nvSpPr>
        <dsp:cNvPr id="0" name=""/>
        <dsp:cNvSpPr/>
      </dsp:nvSpPr>
      <dsp:spPr>
        <a:xfrm>
          <a:off x="4192876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Conditional Decap</a:t>
          </a:r>
        </a:p>
      </dsp:txBody>
      <dsp:txXfrm>
        <a:off x="4192876" y="174810"/>
        <a:ext cx="2606562" cy="403200"/>
      </dsp:txXfrm>
    </dsp:sp>
    <dsp:sp modelId="{EF2F628D-E1C5-49E1-ABF4-F1295AB2C92F}">
      <dsp:nvSpPr>
        <dsp:cNvPr id="0" name=""/>
        <dsp:cNvSpPr/>
      </dsp:nvSpPr>
      <dsp:spPr>
        <a:xfrm>
          <a:off x="4726750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Decap only if outer PA matches with mapping table else drop and terminate the pipeline.</a:t>
          </a:r>
        </a:p>
      </dsp:txBody>
      <dsp:txXfrm>
        <a:off x="4752583" y="603843"/>
        <a:ext cx="2554896" cy="830334"/>
      </dsp:txXfrm>
    </dsp:sp>
    <dsp:sp modelId="{5E500A8F-AFED-4FE1-81E0-941EF392AA32}">
      <dsp:nvSpPr>
        <dsp:cNvPr id="0" name=""/>
        <dsp:cNvSpPr/>
      </dsp:nvSpPr>
      <dsp:spPr>
        <a:xfrm>
          <a:off x="7194583" y="51931"/>
          <a:ext cx="837708" cy="648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7194583" y="181723"/>
        <a:ext cx="643021" cy="389374"/>
      </dsp:txXfrm>
    </dsp:sp>
    <dsp:sp modelId="{D2486E5F-2579-4225-AF67-8CD85F79F095}">
      <dsp:nvSpPr>
        <dsp:cNvPr id="0" name=""/>
        <dsp:cNvSpPr/>
      </dsp:nvSpPr>
      <dsp:spPr>
        <a:xfrm>
          <a:off x="8380020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Lookup flow table  (Match found)</a:t>
          </a:r>
        </a:p>
      </dsp:txBody>
      <dsp:txXfrm>
        <a:off x="8380020" y="174810"/>
        <a:ext cx="2606562" cy="403200"/>
      </dsp:txXfrm>
    </dsp:sp>
    <dsp:sp modelId="{56EAB70A-9CDA-4823-B152-A78AB11A8FFD}">
      <dsp:nvSpPr>
        <dsp:cNvPr id="0" name=""/>
        <dsp:cNvSpPr/>
      </dsp:nvSpPr>
      <dsp:spPr>
        <a:xfrm>
          <a:off x="8913894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Match is found do the action.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Refresh flow TTL</a:t>
          </a:r>
        </a:p>
      </dsp:txBody>
      <dsp:txXfrm>
        <a:off x="8939727" y="603843"/>
        <a:ext cx="2554896" cy="83033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5C57C9-B346-414F-A229-CD7092DD0B62}">
      <dsp:nvSpPr>
        <dsp:cNvPr id="0" name=""/>
        <dsp:cNvSpPr/>
      </dsp:nvSpPr>
      <dsp:spPr>
        <a:xfrm>
          <a:off x="1515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Match the ENI </a:t>
          </a:r>
        </a:p>
      </dsp:txBody>
      <dsp:txXfrm>
        <a:off x="1515" y="253602"/>
        <a:ext cx="807363" cy="273648"/>
      </dsp:txXfrm>
    </dsp:sp>
    <dsp:sp modelId="{5D9723AB-1F26-438E-AA5D-49DA8232F2C6}">
      <dsp:nvSpPr>
        <dsp:cNvPr id="0" name=""/>
        <dsp:cNvSpPr/>
      </dsp:nvSpPr>
      <dsp:spPr>
        <a:xfrm>
          <a:off x="166879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ENI match based on destination mac == ENI Mac.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190526" y="550898"/>
        <a:ext cx="760069" cy="825723"/>
      </dsp:txXfrm>
    </dsp:sp>
    <dsp:sp modelId="{317B6186-1938-492A-B1B1-CAA02F3BC14E}">
      <dsp:nvSpPr>
        <dsp:cNvPr id="0" name=""/>
        <dsp:cNvSpPr/>
      </dsp:nvSpPr>
      <dsp:spPr>
        <a:xfrm>
          <a:off x="931272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931272" y="330123"/>
        <a:ext cx="199171" cy="120606"/>
      </dsp:txXfrm>
    </dsp:sp>
    <dsp:sp modelId="{1B4ECB04-3B7D-4581-AAE1-66603A427689}">
      <dsp:nvSpPr>
        <dsp:cNvPr id="0" name=""/>
        <dsp:cNvSpPr/>
      </dsp:nvSpPr>
      <dsp:spPr>
        <a:xfrm>
          <a:off x="1298453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Conditional Decap</a:t>
          </a:r>
        </a:p>
      </dsp:txBody>
      <dsp:txXfrm>
        <a:off x="1298453" y="253602"/>
        <a:ext cx="807363" cy="273648"/>
      </dsp:txXfrm>
    </dsp:sp>
    <dsp:sp modelId="{EF2F628D-E1C5-49E1-ABF4-F1295AB2C92F}">
      <dsp:nvSpPr>
        <dsp:cNvPr id="0" name=""/>
        <dsp:cNvSpPr/>
      </dsp:nvSpPr>
      <dsp:spPr>
        <a:xfrm>
          <a:off x="1463816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Decap only if outer PA matches with mapping table else drop and terminate the pipeline.</a:t>
          </a:r>
        </a:p>
      </dsp:txBody>
      <dsp:txXfrm>
        <a:off x="1487463" y="550898"/>
        <a:ext cx="760069" cy="825723"/>
      </dsp:txXfrm>
    </dsp:sp>
    <dsp:sp modelId="{96085458-B027-40F1-829B-28AEB06B8930}">
      <dsp:nvSpPr>
        <dsp:cNvPr id="0" name=""/>
        <dsp:cNvSpPr/>
      </dsp:nvSpPr>
      <dsp:spPr>
        <a:xfrm>
          <a:off x="2228210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2228210" y="330123"/>
        <a:ext cx="199171" cy="120606"/>
      </dsp:txXfrm>
    </dsp:sp>
    <dsp:sp modelId="{06A7F541-5E90-484B-9A27-F4ABD6F268E9}">
      <dsp:nvSpPr>
        <dsp:cNvPr id="0" name=""/>
        <dsp:cNvSpPr/>
      </dsp:nvSpPr>
      <dsp:spPr>
        <a:xfrm>
          <a:off x="2595390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Lookup Flow table (Match not found)</a:t>
          </a:r>
        </a:p>
      </dsp:txBody>
      <dsp:txXfrm>
        <a:off x="2595390" y="253602"/>
        <a:ext cx="807363" cy="273648"/>
      </dsp:txXfrm>
    </dsp:sp>
    <dsp:sp modelId="{1C4987CC-6AD1-4755-8A7C-48E38E0E9DDA}">
      <dsp:nvSpPr>
        <dsp:cNvPr id="0" name=""/>
        <dsp:cNvSpPr/>
      </dsp:nvSpPr>
      <dsp:spPr>
        <a:xfrm>
          <a:off x="2760754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A1DF9C-5611-471E-915D-A027CC2F9D3E}">
      <dsp:nvSpPr>
        <dsp:cNvPr id="0" name=""/>
        <dsp:cNvSpPr/>
      </dsp:nvSpPr>
      <dsp:spPr>
        <a:xfrm>
          <a:off x="3525148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525148" y="330123"/>
        <a:ext cx="199171" cy="120606"/>
      </dsp:txXfrm>
    </dsp:sp>
    <dsp:sp modelId="{A91940A7-331B-403D-9888-1E08D2978AB9}">
      <dsp:nvSpPr>
        <dsp:cNvPr id="0" name=""/>
        <dsp:cNvSpPr/>
      </dsp:nvSpPr>
      <dsp:spPr>
        <a:xfrm>
          <a:off x="3892328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ACL1</a:t>
          </a:r>
        </a:p>
      </dsp:txBody>
      <dsp:txXfrm>
        <a:off x="3892328" y="253602"/>
        <a:ext cx="807363" cy="273648"/>
      </dsp:txXfrm>
    </dsp:sp>
    <dsp:sp modelId="{1776C1B8-B9FD-4A2C-A4DA-AA090EC1B988}">
      <dsp:nvSpPr>
        <dsp:cNvPr id="0" name=""/>
        <dsp:cNvSpPr/>
      </dsp:nvSpPr>
      <dsp:spPr>
        <a:xfrm>
          <a:off x="4057692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2D9887-772A-4ECE-AF18-266EAA205592}">
      <dsp:nvSpPr>
        <dsp:cNvPr id="0" name=""/>
        <dsp:cNvSpPr/>
      </dsp:nvSpPr>
      <dsp:spPr>
        <a:xfrm>
          <a:off x="4822085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822085" y="330123"/>
        <a:ext cx="199171" cy="120606"/>
      </dsp:txXfrm>
    </dsp:sp>
    <dsp:sp modelId="{C7C1AE2B-5367-4C0A-B176-76433EDCC46F}">
      <dsp:nvSpPr>
        <dsp:cNvPr id="0" name=""/>
        <dsp:cNvSpPr/>
      </dsp:nvSpPr>
      <dsp:spPr>
        <a:xfrm>
          <a:off x="5189266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ACL2</a:t>
          </a:r>
        </a:p>
      </dsp:txBody>
      <dsp:txXfrm>
        <a:off x="5189266" y="253602"/>
        <a:ext cx="807363" cy="273648"/>
      </dsp:txXfrm>
    </dsp:sp>
    <dsp:sp modelId="{BFB1AF9E-A8B0-42DE-84FF-1B7B314387EC}">
      <dsp:nvSpPr>
        <dsp:cNvPr id="0" name=""/>
        <dsp:cNvSpPr/>
      </dsp:nvSpPr>
      <dsp:spPr>
        <a:xfrm>
          <a:off x="5354629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D7B66F-017D-43DC-AC00-FE8AD4A1690F}">
      <dsp:nvSpPr>
        <dsp:cNvPr id="0" name=""/>
        <dsp:cNvSpPr/>
      </dsp:nvSpPr>
      <dsp:spPr>
        <a:xfrm>
          <a:off x="6119023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6119023" y="330123"/>
        <a:ext cx="199171" cy="120606"/>
      </dsp:txXfrm>
    </dsp:sp>
    <dsp:sp modelId="{FE438749-57B2-428D-9670-02E46EC5FC4B}">
      <dsp:nvSpPr>
        <dsp:cNvPr id="0" name=""/>
        <dsp:cNvSpPr/>
      </dsp:nvSpPr>
      <dsp:spPr>
        <a:xfrm>
          <a:off x="6486203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ACL3</a:t>
          </a:r>
        </a:p>
      </dsp:txBody>
      <dsp:txXfrm>
        <a:off x="6486203" y="253602"/>
        <a:ext cx="807363" cy="273648"/>
      </dsp:txXfrm>
    </dsp:sp>
    <dsp:sp modelId="{BAA7D2DC-A42E-4493-9ACA-A6B0085792D5}">
      <dsp:nvSpPr>
        <dsp:cNvPr id="0" name=""/>
        <dsp:cNvSpPr/>
      </dsp:nvSpPr>
      <dsp:spPr>
        <a:xfrm>
          <a:off x="6651567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9763D1D-0E27-4806-BFF7-A58B234624B4}">
      <dsp:nvSpPr>
        <dsp:cNvPr id="0" name=""/>
        <dsp:cNvSpPr/>
      </dsp:nvSpPr>
      <dsp:spPr>
        <a:xfrm>
          <a:off x="7415961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415961" y="330123"/>
        <a:ext cx="199171" cy="120606"/>
      </dsp:txXfrm>
    </dsp:sp>
    <dsp:sp modelId="{C286E912-D68F-439B-98F8-76805AAFE1D0}">
      <dsp:nvSpPr>
        <dsp:cNvPr id="0" name=""/>
        <dsp:cNvSpPr/>
      </dsp:nvSpPr>
      <dsp:spPr>
        <a:xfrm>
          <a:off x="7783141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Tranpose Action </a:t>
          </a:r>
        </a:p>
      </dsp:txBody>
      <dsp:txXfrm>
        <a:off x="7783141" y="253602"/>
        <a:ext cx="807363" cy="273648"/>
      </dsp:txXfrm>
    </dsp:sp>
    <dsp:sp modelId="{60496A3D-19F8-48AF-98D0-C038EFE9BA51}">
      <dsp:nvSpPr>
        <dsp:cNvPr id="0" name=""/>
        <dsp:cNvSpPr/>
      </dsp:nvSpPr>
      <dsp:spPr>
        <a:xfrm>
          <a:off x="7948505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85D00A-8F6C-431D-8459-F941CC663017}">
      <dsp:nvSpPr>
        <dsp:cNvPr id="0" name=""/>
        <dsp:cNvSpPr/>
      </dsp:nvSpPr>
      <dsp:spPr>
        <a:xfrm>
          <a:off x="8712898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8712898" y="330123"/>
        <a:ext cx="199171" cy="120606"/>
      </dsp:txXfrm>
    </dsp:sp>
    <dsp:sp modelId="{B9102E2B-C720-43D3-A617-F16E4C5C8D1F}">
      <dsp:nvSpPr>
        <dsp:cNvPr id="0" name=""/>
        <dsp:cNvSpPr/>
      </dsp:nvSpPr>
      <dsp:spPr>
        <a:xfrm>
          <a:off x="9080079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Inbound rule  processing</a:t>
          </a:r>
        </a:p>
      </dsp:txBody>
      <dsp:txXfrm>
        <a:off x="9080079" y="253602"/>
        <a:ext cx="807363" cy="273648"/>
      </dsp:txXfrm>
    </dsp:sp>
    <dsp:sp modelId="{A85F4107-6AFA-40E6-8B15-359A095A129F}">
      <dsp:nvSpPr>
        <dsp:cNvPr id="0" name=""/>
        <dsp:cNvSpPr/>
      </dsp:nvSpPr>
      <dsp:spPr>
        <a:xfrm>
          <a:off x="9245443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Encap Again and send to the ENI destination.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Transpose some bits if needed.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Port NAT in CA space if needed.</a:t>
          </a:r>
        </a:p>
      </dsp:txBody>
      <dsp:txXfrm>
        <a:off x="9269090" y="550898"/>
        <a:ext cx="760069" cy="825723"/>
      </dsp:txXfrm>
    </dsp:sp>
    <dsp:sp modelId="{5AEF80CD-FA41-4285-BB57-94329801286D}">
      <dsp:nvSpPr>
        <dsp:cNvPr id="0" name=""/>
        <dsp:cNvSpPr/>
      </dsp:nvSpPr>
      <dsp:spPr>
        <a:xfrm>
          <a:off x="10009836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0009836" y="330123"/>
        <a:ext cx="199171" cy="120606"/>
      </dsp:txXfrm>
    </dsp:sp>
    <dsp:sp modelId="{7B731CC1-BEFF-426A-AB51-04657D41DC55}">
      <dsp:nvSpPr>
        <dsp:cNvPr id="0" name=""/>
        <dsp:cNvSpPr/>
      </dsp:nvSpPr>
      <dsp:spPr>
        <a:xfrm>
          <a:off x="10377017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the flow</a:t>
          </a:r>
        </a:p>
      </dsp:txBody>
      <dsp:txXfrm>
        <a:off x="10377017" y="253602"/>
        <a:ext cx="807363" cy="273648"/>
      </dsp:txXfrm>
    </dsp:sp>
    <dsp:sp modelId="{795B10BB-09E6-4669-857F-3495BC58591E}">
      <dsp:nvSpPr>
        <dsp:cNvPr id="0" name=""/>
        <dsp:cNvSpPr/>
      </dsp:nvSpPr>
      <dsp:spPr>
        <a:xfrm>
          <a:off x="10542380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Start tracking per flow counters for metering</a:t>
          </a:r>
        </a:p>
      </dsp:txBody>
      <dsp:txXfrm>
        <a:off x="10566027" y="550898"/>
        <a:ext cx="760069" cy="82572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695F03-A9F5-4EE7-854D-1F31D341B6D7}">
      <dsp:nvSpPr>
        <dsp:cNvPr id="0" name=""/>
        <dsp:cNvSpPr/>
      </dsp:nvSpPr>
      <dsp:spPr>
        <a:xfrm>
          <a:off x="3748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Match the ENI</a:t>
          </a:r>
        </a:p>
      </dsp:txBody>
      <dsp:txXfrm>
        <a:off x="3748" y="131949"/>
        <a:ext cx="1704592" cy="508903"/>
      </dsp:txXfrm>
    </dsp:sp>
    <dsp:sp modelId="{1CC22A37-79A5-47EC-9B47-E6A128CE114C}">
      <dsp:nvSpPr>
        <dsp:cNvPr id="0" name=""/>
        <dsp:cNvSpPr/>
      </dsp:nvSpPr>
      <dsp:spPr>
        <a:xfrm>
          <a:off x="352882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ENI match based on source mac == ENI Mac.</a:t>
          </a:r>
        </a:p>
      </dsp:txBody>
      <dsp:txXfrm>
        <a:off x="381282" y="669253"/>
        <a:ext cx="1647792" cy="912837"/>
      </dsp:txXfrm>
    </dsp:sp>
    <dsp:sp modelId="{9C027D20-C786-41E2-A2C6-2ED464AD7625}">
      <dsp:nvSpPr>
        <dsp:cNvPr id="0" name=""/>
        <dsp:cNvSpPr/>
      </dsp:nvSpPr>
      <dsp:spPr>
        <a:xfrm>
          <a:off x="1966751" y="174204"/>
          <a:ext cx="547829" cy="4243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1966751" y="259083"/>
        <a:ext cx="420511" cy="254636"/>
      </dsp:txXfrm>
    </dsp:sp>
    <dsp:sp modelId="{23C4727C-E381-4143-9761-B9152F3116B3}">
      <dsp:nvSpPr>
        <dsp:cNvPr id="0" name=""/>
        <dsp:cNvSpPr/>
      </dsp:nvSpPr>
      <dsp:spPr>
        <a:xfrm>
          <a:off x="2741981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Conditional Decap</a:t>
          </a:r>
        </a:p>
      </dsp:txBody>
      <dsp:txXfrm>
        <a:off x="2741981" y="131949"/>
        <a:ext cx="1704592" cy="508903"/>
      </dsp:txXfrm>
    </dsp:sp>
    <dsp:sp modelId="{E239E1E2-2CBC-46EE-A8D2-FBA6B75541F2}">
      <dsp:nvSpPr>
        <dsp:cNvPr id="0" name=""/>
        <dsp:cNvSpPr/>
      </dsp:nvSpPr>
      <dsp:spPr>
        <a:xfrm>
          <a:off x="3091115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Decap only if outer PA matches with the PA configured for the ENI.</a:t>
          </a:r>
        </a:p>
      </dsp:txBody>
      <dsp:txXfrm>
        <a:off x="3119515" y="669253"/>
        <a:ext cx="1647792" cy="912837"/>
      </dsp:txXfrm>
    </dsp:sp>
    <dsp:sp modelId="{5C308C86-1592-4281-958F-DDBBED646049}">
      <dsp:nvSpPr>
        <dsp:cNvPr id="0" name=""/>
        <dsp:cNvSpPr/>
      </dsp:nvSpPr>
      <dsp:spPr>
        <a:xfrm>
          <a:off x="4704984" y="174204"/>
          <a:ext cx="547829" cy="4243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4704984" y="259083"/>
        <a:ext cx="420511" cy="254636"/>
      </dsp:txXfrm>
    </dsp:sp>
    <dsp:sp modelId="{5C821C74-3E9A-440F-9360-2FDA41607577}">
      <dsp:nvSpPr>
        <dsp:cNvPr id="0" name=""/>
        <dsp:cNvSpPr/>
      </dsp:nvSpPr>
      <dsp:spPr>
        <a:xfrm>
          <a:off x="5480214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Lookup flow table  (Match found)</a:t>
          </a:r>
        </a:p>
      </dsp:txBody>
      <dsp:txXfrm>
        <a:off x="5480214" y="131949"/>
        <a:ext cx="1704592" cy="508903"/>
      </dsp:txXfrm>
    </dsp:sp>
    <dsp:sp modelId="{6F8F55BB-BACC-4A0F-A80D-C1D8EECC0673}">
      <dsp:nvSpPr>
        <dsp:cNvPr id="0" name=""/>
        <dsp:cNvSpPr/>
      </dsp:nvSpPr>
      <dsp:spPr>
        <a:xfrm>
          <a:off x="5829348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Match is found do the action.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Refresh flow TTL</a:t>
          </a:r>
        </a:p>
      </dsp:txBody>
      <dsp:txXfrm>
        <a:off x="5857748" y="669253"/>
        <a:ext cx="1647792" cy="91283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695F03-A9F5-4EE7-854D-1F31D341B6D7}">
      <dsp:nvSpPr>
        <dsp:cNvPr id="0" name=""/>
        <dsp:cNvSpPr/>
      </dsp:nvSpPr>
      <dsp:spPr>
        <a:xfrm>
          <a:off x="1603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Match the ENI</a:t>
          </a:r>
        </a:p>
      </dsp:txBody>
      <dsp:txXfrm>
        <a:off x="1603" y="993190"/>
        <a:ext cx="1109925" cy="428073"/>
      </dsp:txXfrm>
    </dsp:sp>
    <dsp:sp modelId="{1CC22A37-79A5-47EC-9B47-E6A128CE114C}">
      <dsp:nvSpPr>
        <dsp:cNvPr id="0" name=""/>
        <dsp:cNvSpPr/>
      </dsp:nvSpPr>
      <dsp:spPr>
        <a:xfrm>
          <a:off x="228937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ENI match based on source mac == ENI Mac.</a:t>
          </a:r>
        </a:p>
      </dsp:txBody>
      <dsp:txXfrm>
        <a:off x="261446" y="1453773"/>
        <a:ext cx="1044907" cy="1078432"/>
      </dsp:txXfrm>
    </dsp:sp>
    <dsp:sp modelId="{9C027D20-C786-41E2-A2C6-2ED464AD7625}">
      <dsp:nvSpPr>
        <dsp:cNvPr id="0" name=""/>
        <dsp:cNvSpPr/>
      </dsp:nvSpPr>
      <dsp:spPr>
        <a:xfrm>
          <a:off x="1279789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279789" y="1124325"/>
        <a:ext cx="273810" cy="165803"/>
      </dsp:txXfrm>
    </dsp:sp>
    <dsp:sp modelId="{23C4727C-E381-4143-9761-B9152F3116B3}">
      <dsp:nvSpPr>
        <dsp:cNvPr id="0" name=""/>
        <dsp:cNvSpPr/>
      </dsp:nvSpPr>
      <dsp:spPr>
        <a:xfrm>
          <a:off x="1784571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Conditional Decap</a:t>
          </a:r>
        </a:p>
      </dsp:txBody>
      <dsp:txXfrm>
        <a:off x="1784571" y="993190"/>
        <a:ext cx="1109925" cy="428073"/>
      </dsp:txXfrm>
    </dsp:sp>
    <dsp:sp modelId="{E239E1E2-2CBC-46EE-A8D2-FBA6B75541F2}">
      <dsp:nvSpPr>
        <dsp:cNvPr id="0" name=""/>
        <dsp:cNvSpPr/>
      </dsp:nvSpPr>
      <dsp:spPr>
        <a:xfrm>
          <a:off x="2011905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Decap only if outer PA matches with the PA configured for the ENI.</a:t>
          </a:r>
        </a:p>
      </dsp:txBody>
      <dsp:txXfrm>
        <a:off x="2044414" y="1453773"/>
        <a:ext cx="1044907" cy="1078432"/>
      </dsp:txXfrm>
    </dsp:sp>
    <dsp:sp modelId="{5C308C86-1592-4281-958F-DDBBED646049}">
      <dsp:nvSpPr>
        <dsp:cNvPr id="0" name=""/>
        <dsp:cNvSpPr/>
      </dsp:nvSpPr>
      <dsp:spPr>
        <a:xfrm>
          <a:off x="3062757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062757" y="1124325"/>
        <a:ext cx="273810" cy="165803"/>
      </dsp:txXfrm>
    </dsp:sp>
    <dsp:sp modelId="{C29241E3-C39E-4093-A104-7BB0BCA0AF89}">
      <dsp:nvSpPr>
        <dsp:cNvPr id="0" name=""/>
        <dsp:cNvSpPr/>
      </dsp:nvSpPr>
      <dsp:spPr>
        <a:xfrm>
          <a:off x="3567539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ACL1</a:t>
          </a:r>
        </a:p>
      </dsp:txBody>
      <dsp:txXfrm>
        <a:off x="3567539" y="993190"/>
        <a:ext cx="1109925" cy="428073"/>
      </dsp:txXfrm>
    </dsp:sp>
    <dsp:sp modelId="{EDD7873A-DCBA-49B5-945C-63C6E52B86D1}">
      <dsp:nvSpPr>
        <dsp:cNvPr id="0" name=""/>
        <dsp:cNvSpPr/>
      </dsp:nvSpPr>
      <dsp:spPr>
        <a:xfrm>
          <a:off x="3794873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D4B9EC-E4A8-4127-8F5F-1AE97F6DD998}">
      <dsp:nvSpPr>
        <dsp:cNvPr id="0" name=""/>
        <dsp:cNvSpPr/>
      </dsp:nvSpPr>
      <dsp:spPr>
        <a:xfrm>
          <a:off x="4845725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4845725" y="1124325"/>
        <a:ext cx="273810" cy="165803"/>
      </dsp:txXfrm>
    </dsp:sp>
    <dsp:sp modelId="{47EC121A-1939-4E5B-845D-5EF26F683A98}">
      <dsp:nvSpPr>
        <dsp:cNvPr id="0" name=""/>
        <dsp:cNvSpPr/>
      </dsp:nvSpPr>
      <dsp:spPr>
        <a:xfrm>
          <a:off x="5350507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ACL2</a:t>
          </a:r>
        </a:p>
      </dsp:txBody>
      <dsp:txXfrm>
        <a:off x="5350507" y="993190"/>
        <a:ext cx="1109925" cy="428073"/>
      </dsp:txXfrm>
    </dsp:sp>
    <dsp:sp modelId="{721155CE-F621-4E29-81C5-AF34E8DD7C18}">
      <dsp:nvSpPr>
        <dsp:cNvPr id="0" name=""/>
        <dsp:cNvSpPr/>
      </dsp:nvSpPr>
      <dsp:spPr>
        <a:xfrm>
          <a:off x="5577841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67FAB2-74DC-4965-A9B4-F6902DA20EBC}">
      <dsp:nvSpPr>
        <dsp:cNvPr id="0" name=""/>
        <dsp:cNvSpPr/>
      </dsp:nvSpPr>
      <dsp:spPr>
        <a:xfrm>
          <a:off x="6628693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6628693" y="1124325"/>
        <a:ext cx="273810" cy="165803"/>
      </dsp:txXfrm>
    </dsp:sp>
    <dsp:sp modelId="{98FFC76D-E632-4D64-B8F1-993C885F8A3C}">
      <dsp:nvSpPr>
        <dsp:cNvPr id="0" name=""/>
        <dsp:cNvSpPr/>
      </dsp:nvSpPr>
      <dsp:spPr>
        <a:xfrm>
          <a:off x="7133475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ACL3</a:t>
          </a:r>
        </a:p>
      </dsp:txBody>
      <dsp:txXfrm>
        <a:off x="7133475" y="993190"/>
        <a:ext cx="1109925" cy="428073"/>
      </dsp:txXfrm>
    </dsp:sp>
    <dsp:sp modelId="{1AC7006C-840F-436C-8D4A-80372620A91F}">
      <dsp:nvSpPr>
        <dsp:cNvPr id="0" name=""/>
        <dsp:cNvSpPr/>
      </dsp:nvSpPr>
      <dsp:spPr>
        <a:xfrm>
          <a:off x="7360810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E403C46-1B22-4841-83F6-473461FB03E2}">
      <dsp:nvSpPr>
        <dsp:cNvPr id="0" name=""/>
        <dsp:cNvSpPr/>
      </dsp:nvSpPr>
      <dsp:spPr>
        <a:xfrm>
          <a:off x="8411661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8411661" y="1124325"/>
        <a:ext cx="273810" cy="165803"/>
      </dsp:txXfrm>
    </dsp:sp>
    <dsp:sp modelId="{0F85B0D9-8875-4A03-9130-985B9E6902B0}">
      <dsp:nvSpPr>
        <dsp:cNvPr id="0" name=""/>
        <dsp:cNvSpPr/>
      </dsp:nvSpPr>
      <dsp:spPr>
        <a:xfrm>
          <a:off x="8916444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Outbound Route processing</a:t>
          </a:r>
        </a:p>
      </dsp:txBody>
      <dsp:txXfrm>
        <a:off x="8916444" y="993190"/>
        <a:ext cx="1109925" cy="428073"/>
      </dsp:txXfrm>
    </dsp:sp>
    <dsp:sp modelId="{0FDA6352-E5E4-4CEC-84B9-985F0212A6E0}">
      <dsp:nvSpPr>
        <dsp:cNvPr id="0" name=""/>
        <dsp:cNvSpPr/>
      </dsp:nvSpPr>
      <dsp:spPr>
        <a:xfrm>
          <a:off x="9143778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Set the DSCP bit to value x.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Process relevent route</a:t>
          </a:r>
        </a:p>
      </dsp:txBody>
      <dsp:txXfrm>
        <a:off x="9176287" y="1453773"/>
        <a:ext cx="1044907" cy="1078432"/>
      </dsp:txXfrm>
    </dsp:sp>
    <dsp:sp modelId="{CFD52C68-134B-4D86-B4AE-DB8D9356416A}">
      <dsp:nvSpPr>
        <dsp:cNvPr id="0" name=""/>
        <dsp:cNvSpPr/>
      </dsp:nvSpPr>
      <dsp:spPr>
        <a:xfrm>
          <a:off x="10194630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0194630" y="1124325"/>
        <a:ext cx="273810" cy="165803"/>
      </dsp:txXfrm>
    </dsp:sp>
    <dsp:sp modelId="{5C821C74-3E9A-440F-9360-2FDA41607577}">
      <dsp:nvSpPr>
        <dsp:cNvPr id="0" name=""/>
        <dsp:cNvSpPr/>
      </dsp:nvSpPr>
      <dsp:spPr>
        <a:xfrm>
          <a:off x="10699412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Create the flow</a:t>
          </a:r>
        </a:p>
      </dsp:txBody>
      <dsp:txXfrm>
        <a:off x="10699412" y="993190"/>
        <a:ext cx="1109925" cy="428073"/>
      </dsp:txXfrm>
    </dsp:sp>
    <dsp:sp modelId="{6F8F55BB-BACC-4A0F-A80D-C1D8EECC0673}">
      <dsp:nvSpPr>
        <dsp:cNvPr id="0" name=""/>
        <dsp:cNvSpPr/>
      </dsp:nvSpPr>
      <dsp:spPr>
        <a:xfrm>
          <a:off x="10926746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986316FAE4DB40AC7D46329B4AEA37" ma:contentTypeVersion="31" ma:contentTypeDescription="Create a new document." ma:contentTypeScope="" ma:versionID="37a2a3d03fcd6f963e7f2be9e6ea9045">
  <xsd:schema xmlns:xsd="http://www.w3.org/2001/XMLSchema" xmlns:xs="http://www.w3.org/2001/XMLSchema" xmlns:p="http://schemas.microsoft.com/office/2006/metadata/properties" xmlns:ns1="http://schemas.microsoft.com/sharepoint/v3" xmlns:ns2="92db9a93-4266-4d59-a951-1488a2b91283" xmlns:ns3="1b95cd1d-1da6-4191-a5d3-ef29696456a0" targetNamespace="http://schemas.microsoft.com/office/2006/metadata/properties" ma:root="true" ma:fieldsID="29aec609d21d65353c3506853310c452" ns1:_="" ns2:_="" ns3:_="">
    <xsd:import namespace="http://schemas.microsoft.com/sharepoint/v3"/>
    <xsd:import namespace="92db9a93-4266-4d59-a951-1488a2b91283"/>
    <xsd:import namespace="1b95cd1d-1da6-4191-a5d3-ef29696456a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1:_ip_UnifiedCompliancePolicyProperties" minOccurs="0"/>
                <xsd:element ref="ns1:_ip_UnifiedCompliancePolicyUIAction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Comments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PostLink" minOccurs="0"/>
                <xsd:element ref="ns3:MediaLengthInSeconds" minOccurs="0"/>
                <xsd:element ref="ns3:Notes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b9a93-4266-4d59-a951-1488a2b91283" elementFormDefault="qualified">
    <xsd:import namespace="http://schemas.microsoft.com/office/2006/documentManagement/types"/>
    <xsd:import namespace="http://schemas.microsoft.com/office/infopath/2007/PartnerControls"/>
    <xsd:element name="SharedWithUsers" ma:index="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5cd1d-1da6-4191-a5d3-ef2969645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description="" ma:internalName="MediaServiceAutoTags" ma:readOnly="fals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omments" ma:index="15" nillable="true" ma:displayName="Comments" ma:internalName="Comments" ma:readOnly="false">
      <xsd:simpleType>
        <xsd:restriction base="dms:Text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PostLink" ma:index="23" nillable="true" ma:displayName="Post Link" ma:description="Post function URL" ma:format="Dropdown" ma:internalName="PostLink">
      <xsd:simpleType>
        <xsd:restriction base="dms:Text">
          <xsd:maxLength value="255"/>
        </xsd:restriction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Notes0" ma:index="25" nillable="true" ma:displayName="Notes" ma:description="Additional file notes" ma:internalName="Notes0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0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PostLink xmlns="1b95cd1d-1da6-4191-a5d3-ef29696456a0" xsi:nil="true"/>
    <MediaServiceAutoTags xmlns="1b95cd1d-1da6-4191-a5d3-ef29696456a0" xsi:nil="true"/>
    <Comments xmlns="1b95cd1d-1da6-4191-a5d3-ef29696456a0" xsi:nil="true"/>
    <Notes0 xmlns="1b95cd1d-1da6-4191-a5d3-ef29696456a0" xsi:nil="true"/>
    <SharedWithUsers xmlns="92db9a93-4266-4d59-a951-1488a2b91283">
      <UserInfo>
        <DisplayName>Darrin Jones</DisplayName>
        <AccountId>33679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/>
</file>

<file path=customXml/itemProps1.xml><?xml version="1.0" encoding="utf-8"?>
<ds:datastoreItem xmlns:ds="http://schemas.openxmlformats.org/officeDocument/2006/customXml" ds:itemID="{762E8745-7B66-49B5-9FAF-14937B755C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E95F8A-73FF-4C82-9462-91C14B527E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2db9a93-4266-4d59-a951-1488a2b91283"/>
    <ds:schemaRef ds:uri="1b95cd1d-1da6-4191-a5d3-ef29696456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CE5B00-0395-40F8-9F2F-AC7A912C2A6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1b95cd1d-1da6-4191-a5d3-ef29696456a0"/>
    <ds:schemaRef ds:uri="92db9a93-4266-4d59-a951-1488a2b91283"/>
  </ds:schemaRefs>
</ds:datastoreItem>
</file>

<file path=customXml/itemProps4.xml><?xml version="1.0" encoding="utf-8"?>
<ds:datastoreItem xmlns:ds="http://schemas.openxmlformats.org/officeDocument/2006/customXml" ds:itemID="{1FC9CB38-2546-414C-8660-36B6A10A776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2306</Words>
  <Characters>13149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15425</CharactersWithSpaces>
  <SharedDoc>false</SharedDoc>
  <HLinks>
    <vt:vector size="102" baseType="variant">
      <vt:variant>
        <vt:i4>3735587</vt:i4>
      </vt:variant>
      <vt:variant>
        <vt:i4>63</vt:i4>
      </vt:variant>
      <vt:variant>
        <vt:i4>0</vt:i4>
      </vt:variant>
      <vt:variant>
        <vt:i4>5</vt:i4>
      </vt:variant>
      <vt:variant>
        <vt:lpwstr>bookmark://_Hardware_ID/</vt:lpwstr>
      </vt:variant>
      <vt:variant>
        <vt:lpwstr/>
      </vt:variant>
      <vt:variant>
        <vt:i4>2359351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_Hardware_ID</vt:lpwstr>
      </vt:variant>
      <vt:variant>
        <vt:i4>2359351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_Hardware_ID</vt:lpwstr>
      </vt:variant>
      <vt:variant>
        <vt:i4>983089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_FNI</vt:lpwstr>
      </vt:variant>
      <vt:variant>
        <vt:i4>983089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_FNI</vt:lpwstr>
      </vt:variant>
      <vt:variant>
        <vt:i4>7602205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_V-Port</vt:lpwstr>
      </vt:variant>
      <vt:variant>
        <vt:i4>2359351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_Hardware_ID</vt:lpwstr>
      </vt:variant>
      <vt:variant>
        <vt:i4>2031665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_VNID</vt:lpwstr>
      </vt:variant>
      <vt:variant>
        <vt:i4>458803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_Elba</vt:lpwstr>
      </vt:variant>
      <vt:variant>
        <vt:i4>983089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_FNI</vt:lpwstr>
      </vt:variant>
      <vt:variant>
        <vt:i4>5636130</vt:i4>
      </vt:variant>
      <vt:variant>
        <vt:i4>18</vt:i4>
      </vt:variant>
      <vt:variant>
        <vt:i4>0</vt:i4>
      </vt:variant>
      <vt:variant>
        <vt:i4>5</vt:i4>
      </vt:variant>
      <vt:variant>
        <vt:lpwstr>mailto:Michal.Zygmunt@microsoft.com</vt:lpwstr>
      </vt:variant>
      <vt:variant>
        <vt:lpwstr/>
      </vt:variant>
      <vt:variant>
        <vt:i4>6291520</vt:i4>
      </vt:variant>
      <vt:variant>
        <vt:i4>15</vt:i4>
      </vt:variant>
      <vt:variant>
        <vt:i4>0</vt:i4>
      </vt:variant>
      <vt:variant>
        <vt:i4>5</vt:i4>
      </vt:variant>
      <vt:variant>
        <vt:lpwstr>mailto:jagr@microsoft.com</vt:lpwstr>
      </vt:variant>
      <vt:variant>
        <vt:lpwstr/>
      </vt:variant>
      <vt:variant>
        <vt:i4>5636130</vt:i4>
      </vt:variant>
      <vt:variant>
        <vt:i4>12</vt:i4>
      </vt:variant>
      <vt:variant>
        <vt:i4>0</vt:i4>
      </vt:variant>
      <vt:variant>
        <vt:i4>5</vt:i4>
      </vt:variant>
      <vt:variant>
        <vt:lpwstr>mailto:Michal.Zygmunt@microsoft.com</vt:lpwstr>
      </vt:variant>
      <vt:variant>
        <vt:lpwstr/>
      </vt:variant>
      <vt:variant>
        <vt:i4>6815810</vt:i4>
      </vt:variant>
      <vt:variant>
        <vt:i4>9</vt:i4>
      </vt:variant>
      <vt:variant>
        <vt:i4>0</vt:i4>
      </vt:variant>
      <vt:variant>
        <vt:i4>5</vt:i4>
      </vt:variant>
      <vt:variant>
        <vt:lpwstr>mailto:gedegrac@microsoft.com</vt:lpwstr>
      </vt:variant>
      <vt:variant>
        <vt:lpwstr/>
      </vt:variant>
      <vt:variant>
        <vt:i4>6291520</vt:i4>
      </vt:variant>
      <vt:variant>
        <vt:i4>6</vt:i4>
      </vt:variant>
      <vt:variant>
        <vt:i4>0</vt:i4>
      </vt:variant>
      <vt:variant>
        <vt:i4>5</vt:i4>
      </vt:variant>
      <vt:variant>
        <vt:lpwstr>mailto:jagr@microsoft.com</vt:lpwstr>
      </vt:variant>
      <vt:variant>
        <vt:lpwstr/>
      </vt:variant>
      <vt:variant>
        <vt:i4>6815810</vt:i4>
      </vt:variant>
      <vt:variant>
        <vt:i4>3</vt:i4>
      </vt:variant>
      <vt:variant>
        <vt:i4>0</vt:i4>
      </vt:variant>
      <vt:variant>
        <vt:i4>5</vt:i4>
      </vt:variant>
      <vt:variant>
        <vt:lpwstr>mailto:gedegrac@microsoft.com</vt:lpwstr>
      </vt:variant>
      <vt:variant>
        <vt:lpwstr/>
      </vt:variant>
      <vt:variant>
        <vt:i4>5636130</vt:i4>
      </vt:variant>
      <vt:variant>
        <vt:i4>0</vt:i4>
      </vt:variant>
      <vt:variant>
        <vt:i4>0</vt:i4>
      </vt:variant>
      <vt:variant>
        <vt:i4>5</vt:i4>
      </vt:variant>
      <vt:variant>
        <vt:lpwstr>mailto:Michal.Zygmunt@microsoft.com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Grantham</dc:creator>
  <cp:keywords/>
  <dc:description/>
  <cp:lastModifiedBy>Kristina Moore</cp:lastModifiedBy>
  <cp:revision>2</cp:revision>
  <dcterms:created xsi:type="dcterms:W3CDTF">2021-09-24T20:09:00Z</dcterms:created>
  <dcterms:modified xsi:type="dcterms:W3CDTF">2021-09-24T20:09:00Z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0x0101001E986316FAE4DB40AC7D46329B4AEA37</vt:lpwstr>
  </property>
</Properties>
</file>